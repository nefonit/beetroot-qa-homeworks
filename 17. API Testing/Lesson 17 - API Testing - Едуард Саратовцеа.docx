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eek13f7f4y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Beet Sprout — детальніше заглибся в практику. </w:t>
      </w:r>
    </w:p>
    <w:p w:rsidR="00000000" w:rsidDel="00000000" w:rsidP="00000000" w:rsidRDefault="00000000" w:rsidRPr="00000000" w14:paraId="00000003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 Google docs створи 5 тест-кейсів для функціонального тестування сайту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https://automoto.ua/uk/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(5 найбільш пріоритетних тестів).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документ додай до ЛМС.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кейси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Тестований сайт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https://automoto.ua/uk/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TC-1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Пошук автомобіля за маркою та моделлю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Кроки: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головну сторінку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https://automoto.ua/uk/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Вибрати Марку (напр. Toyota) та Модель (напр. RAV4).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Натиснути кнопку "Пошук".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Очікуваний результат: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відображає список оголошень, що відповідають вибраній марці та моделі.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Пріоритет: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TC-2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Перехід до детального перегляду оголошення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Кроки: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головну сторінку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https://automoto.ua/uk/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Розпочати пошук машини за маркою та моделью і натиснути кнопку Пошук.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сторінку з результатами пошуку автомобілів.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Кликнути на заголовок або зображення першого авто в списку.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Відкривається сторінка з повним описом авто, характеристиками та контактами продавця.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Пріоритет: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TC-3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Фільтрація оголошень за максимальною ціною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Кроки: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головну сторінку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https://automoto.ua/uk/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Розпочати пошук машини за маркою та моделью і натиснути кнопку Пошук.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сторінці результатів пошуку встановити фільтр "Ціна до" (напр. 15000$).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Дочекатися оновлення результатів.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списку відображаються лише автомобілі, ціна яких не перевищує 15 000$.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Пріоритет: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TC-4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commentRangeStart w:id="0"/>
      <w:commentRangeStart w:id="1"/>
      <w:commentRangeStart w:id="2"/>
      <w:commentRangeStart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Назва: </w:t>
      </w:r>
      <w:ins w:author="Эдуард Саратовцев" w:id="0" w:date="2026-01-16T17:15:32Z">
        <w:commentRangeEnd w:id="0"/>
        <w:r w:rsidDel="00000000" w:rsidR="00000000" w:rsidRPr="00000000">
          <w:commentReference w:id="0"/>
        </w:r>
        <w:commentRangeEnd w:id="1"/>
        <w:r w:rsidDel="00000000" w:rsidR="00000000" w:rsidRPr="00000000">
          <w:commentReference w:id="1"/>
        </w:r>
        <w:commentRangeEnd w:id="2"/>
        <w:r w:rsidDel="00000000" w:rsidR="00000000" w:rsidRPr="00000000">
          <w:commentReference w:id="2"/>
        </w:r>
        <w:commentRangeEnd w:id="3"/>
        <w:r w:rsidDel="00000000" w:rsidR="00000000" w:rsidRPr="00000000">
          <w:commentReference w:id="3"/>
        </w:r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Фільтрація оголошень за роком випуску</w:t>
        </w:r>
      </w:ins>
      <w:del w:author="Эдуард Саратовцев" w:id="0" w:date="2026-01-16T17:15:32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delText xml:space="preserve">Зміна мовної версії сайту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Кроки: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головну сторінку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https://automoto.ua/uk/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ins w:author="Эдуард Саратовцев" w:id="1" w:date="2026-01-16T17:28:06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У формі пошуку вибрати будь-яку Марку та натиснути "Пошук".</w:t>
        </w:r>
      </w:ins>
      <w:del w:author="Эдуард Саратовцев" w:id="1" w:date="2026-01-16T17:28:06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delText xml:space="preserve">На головній сторінці знайти перемикач мов у верхньому правому куті (UA/RU).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ns w:author="Эдуард Саратовцев" w:id="3" w:date="2026-01-16T17:28:45Z"/>
          <w:rFonts w:ascii="Times New Roman" w:cs="Times New Roman" w:eastAsia="Times New Roman" w:hAnsi="Times New Roman"/>
          <w:sz w:val="24"/>
          <w:szCs w:val="24"/>
        </w:rPr>
      </w:pPr>
      <w:ins w:author="Эдуард Саратовцев" w:id="2" w:date="2026-01-16T17:28:27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На сторінці результатів знайти блок фільтрів "Рік випуску".</w:t>
        </w:r>
      </w:ins>
      <w:del w:author="Эдуард Саратовцев" w:id="2" w:date="2026-01-16T17:28:27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delText xml:space="preserve">Змінити мову з української на російську.</w:delText>
        </w:r>
      </w:del>
      <w:ins w:author="Эдуард Саратовцев" w:id="3" w:date="2026-01-16T17:28:45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ns w:author="Эдуард Саратовцев" w:id="3" w:date="2026-01-16T17:28:45Z"/>
          <w:rFonts w:ascii="Times New Roman" w:cs="Times New Roman" w:eastAsia="Times New Roman" w:hAnsi="Times New Roman"/>
          <w:sz w:val="24"/>
          <w:szCs w:val="24"/>
        </w:rPr>
      </w:pPr>
      <w:ins w:author="Эдуард Саратовцев" w:id="3" w:date="2026-01-16T17:28:45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Встановити діапазон від 2018 до 2022.</w:t>
        </w:r>
      </w:ins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ins w:author="Эдуард Саратовцев" w:id="3" w:date="2026-01-16T17:28:45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Натиснути "Показати"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Весь інтерфейс сайту (меню, кнопки, статичний текст) перекладається на обрану мову.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Пріоритет: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TC-5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Відображення контактної інформації продавця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Кроки: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головну сторінку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https://automoto.ua/uk/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будь-яку марку авто в полі пошуку та натиснути кнопку «Пошук».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сторінці результатів пошуку кликнути на заголовок або зображення першого оголошення у списку.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Прокрутити сторінку до блоку з інформацією про продавця.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Натиснути лівою кнопкою миші на кнопку «Показати телефон».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натискання кнопки відображається коректний номер телефону.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Пріоритет: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допомогою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https://reqbin.com/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протестуй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наступні методи API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Reqres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0fff6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USERS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hd w:fill="f0fff6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USER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f0fff6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(PUT)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hd w:fill="f0fff6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(PATCH)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0fff6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0fff6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- SUCCESSFUL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hd w:fill="f0fff6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- SUCCESSFUL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кейси для перевірки endpoints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LIST USERS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TC-LU-001: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Отримання списку користувачів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Тестові дані: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page=1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200 OK, у відповіді є поля page, per_page, total, data[]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Скрін: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https://drive.google.com/file/d/1pMSNPwYwGSKZcIbFPzl0FDaP9GWgbgFK/view?usp=sharing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TC-LU-002:</w:t>
      </w:r>
      <w:commentRangeStart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ins w:author="Эдуард Саратовцев" w:id="4" w:date="2026-01-16T17:34:32Z">
        <w:commentRangeEnd w:id="4"/>
        <w:r w:rsidDel="00000000" w:rsidR="00000000" w:rsidRPr="00000000">
          <w:commentReference w:id="4"/>
        </w:r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Перевірка обмеження кількості користувачів на сторінці </w:t>
        </w:r>
      </w:ins>
      <w:del w:author="Эдуард Саратовцев" w:id="4" w:date="2026-01-16T17:34:32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delText xml:space="preserve">Фільтрація за кількістю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Тестові дані: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page=1, per_page=6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ns w:author="Эдуард Саратовцев" w:id="5" w:date="2026-01-16T17:38:03Z"/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Очікуваний результат: </w:t>
      </w:r>
      <w:ins w:author="Эдуард Саратовцев" w:id="5" w:date="2026-01-16T17:38:0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51">
      <w:pPr>
        <w:spacing w:after="240" w:before="240" w:lineRule="auto"/>
        <w:rPr>
          <w:ins w:author="Эдуард Саратовцев" w:id="5" w:date="2026-01-16T17:38:03Z"/>
          <w:rFonts w:ascii="Times New Roman" w:cs="Times New Roman" w:eastAsia="Times New Roman" w:hAnsi="Times New Roman"/>
          <w:sz w:val="24"/>
          <w:szCs w:val="24"/>
        </w:rPr>
      </w:pPr>
      <w:ins w:author="Эдуард Саратовцев" w:id="5" w:date="2026-01-16T17:38:03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1. HTTP статус код 200 OK.</w:t>
        </w:r>
      </w:ins>
    </w:p>
    <w:p w:rsidR="00000000" w:rsidDel="00000000" w:rsidP="00000000" w:rsidRDefault="00000000" w:rsidRPr="00000000" w14:paraId="00000052">
      <w:pPr>
        <w:spacing w:after="240" w:before="240" w:lineRule="auto"/>
        <w:rPr>
          <w:ins w:author="Эдуард Саратовцев" w:id="5" w:date="2026-01-16T17:38:03Z"/>
          <w:rFonts w:ascii="Times New Roman" w:cs="Times New Roman" w:eastAsia="Times New Roman" w:hAnsi="Times New Roman"/>
          <w:sz w:val="24"/>
          <w:szCs w:val="24"/>
        </w:rPr>
      </w:pPr>
      <w:ins w:author="Эдуард Саратовцев" w:id="5" w:date="2026-01-16T17:38:03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2. Значення поля per_page у відповіді дорівнює 6.</w:t>
        </w:r>
      </w:ins>
    </w:p>
    <w:p w:rsidR="00000000" w:rsidDel="00000000" w:rsidP="00000000" w:rsidRDefault="00000000" w:rsidRPr="00000000" w14:paraId="00000053">
      <w:pPr>
        <w:spacing w:after="240" w:before="240" w:lineRule="auto"/>
        <w:rPr>
          <w:ins w:author="Эдуард Саратовцев" w:id="5" w:date="2026-01-16T17:38:03Z"/>
          <w:rFonts w:ascii="Times New Roman" w:cs="Times New Roman" w:eastAsia="Times New Roman" w:hAnsi="Times New Roman"/>
          <w:sz w:val="24"/>
          <w:szCs w:val="24"/>
        </w:rPr>
      </w:pPr>
      <w:ins w:author="Эдуард Саратовцев" w:id="5" w:date="2026-01-16T17:38:03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3. Масив data містить рівно 6 об'єктів.</w:t>
        </w:r>
      </w:ins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del w:author="Эдуард Саратовцев" w:id="5" w:date="2026-01-16T17:38:03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delText xml:space="preserve">200 OK, per_page=6, кількість елементів у data менше  6.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https://drive.google.com/file/d/1sjl9IzoquHX3VLG_KRUaNazI_trF664k/view?usp=sharing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GET USER BY ID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5jzirkloar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TC-GU-001: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Отримати існуючого користувача за ID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Тестові дані: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id=2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 OK, data.id = 2.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Скрін: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https://drive.google.com/file/d/1Yjo74TKDcDhYzlhlqGQA3pOf3Tei8_92/view?usp=sharing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nsvxawnz697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TC-GU-002: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Пошук неіснуючого користувача за ID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Тестові дані: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id=9999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Очікувано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404 Not Found порожня відповідь</w:t>
      </w:r>
      <w:del w:author="Эдуард Саратовцев" w:id="6" w:date="2026-01-16T17:40:37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delText xml:space="preserve"> </w:delText>
        </w:r>
        <w:commentRangeStart w:id="5"/>
        <w:commentRangeStart w:id="6"/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delText xml:space="preserve">або без data</w:delText>
        </w:r>
      </w:del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Скрін: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https://drive.google.com/file/d/19udPazPMQhKZXftrprQ07IPsuYA1wWTH/view?usp=sharing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UPDATE USER (PUT)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o6vfpg4u5z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TC-PUT-001: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Оновлення інформації про існуючого користувача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Тестові дані: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id=2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 "name": "morpheus", "job": "qa"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Очікувано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200 OK, у відповіді є name, job, updatedAt (дата оновлення).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https://drive.google.com/file/d/11vyRQFFl6spDD0TZX5INgfWPsuvDTXlL/view?usp=sharing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TC-PUT-002: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Оновлення інформації про неіснуючого користувача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Тестові дані: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id=9999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 "name": "morpheus", "job": "qa" }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Очікувано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404 Not Found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Скрін: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https://drive.google.com/file/d/1sS0OoN9XQDGTJ-2MLR4BUD7b1Zlc0SVp/view?usp=sharing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UPDATE USER (PATCH)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TC-PATCH-001: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Частичне оновлення інформації про існуючого користувача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Тестові дані: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id=2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 "job": "qa1" }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Очікувано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200 OK, є updatedAt, поле job у відповіді.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Скрін: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https://drive.google.com/file/d/1_FeAQ5Aq3FCpjoO4maSmIB6Ux8w_lElb/view?usp=sharing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TC-PATCH-002: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Частичне оновлення інформації про неіснуючого користувача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Тестові дані: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id=9999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 "job": "TESTER2050" }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Очікувано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404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https://drive.google.com/file/d/1UIsigWRa4TqK5JSDur-kEHSGdWxPqRio/view?usp=sharing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Delete User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ТС-DEL-01: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Видалення існуючого користувача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Тестові дані: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id=2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Очікувано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204 No Content.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Скрін: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https://drive.google.com/file/d/12AvDMsKW_E1h77H_csXXQ0pa97wods4x/view?usp=sharing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ТС-DEL-02: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Видалення неіснуючого користувача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Тестові дані: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id=9999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Очікувано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404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Скрін: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https://drive.google.com/file/d/1fCSFdhjgoIRJt3XR7fdcPZeb5nKb8G1n/view?usp=sharing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Register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TC-REG-01: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Успішна реєстрація нового користувача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Тестові дані: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email: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eve.holt@reqres.in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password: pistol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Очікувано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200 OK, у відповіді id і token.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Скрин: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https://drive.google.com/file/d/1eq1exh3s-iUN-yDdflePZak7TneAvhEZ/view?usp=sharing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TC-REG-02: </w:t>
      </w:r>
      <w:ins w:author="Эдуард Саратовцев" w:id="7" w:date="2026-01-16T17:43:19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Реєстрація користувача без введення пароля</w:t>
        </w:r>
      </w:ins>
      <w:del w:author="Эдуард Саратовцев" w:id="7" w:date="2026-01-16T17:43:19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delText xml:space="preserve">Реєстрація з</w:delText>
        </w:r>
        <w:commentRangeStart w:id="7"/>
        <w:commentRangeStart w:id="8"/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delText xml:space="preserve"> невалідними даними</w:delText>
        </w:r>
      </w:del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Тестові дані: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sydney@fife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Очікувано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400 Bad Request, є поле error.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Скрин: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https://drive.google.com/file/d/1TIij43uncNFdQDn-9KI39vjQlRLuLRvf/view?usp=sharing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Login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ТС-LG-01: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Успішний вхід користувача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Тестові дані: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eve.holt@reqres.in, password: cityslicka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Очікувано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200 OK, у відповіді token.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Скрин: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https://drive.google.com/file/d/1hvEo4YjLHzhfVo_io_sdea2Gnlh5fxFR/view?usp=sharing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ТС-LG-02: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ins w:author="Эдуард Саратовцев" w:id="8" w:date="2026-01-16T17:46:18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Авторизація користувача з відсутнім полем пароля</w:t>
        </w:r>
      </w:ins>
      <w:del w:author="Эдуард Саратовцев" w:id="8" w:date="2026-01-16T17:46:18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delText xml:space="preserve">Вхід із </w:delText>
        </w:r>
        <w:commentRangeStart w:id="9"/>
        <w:commentRangeStart w:id="10"/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delText xml:space="preserve">неправильними обліковими даними</w:delText>
        </w:r>
      </w:del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peter@klaven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Очікувано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400 Bad Request, є error.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Скрин: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https://drive.google.com/file/d/1o8X0OgXrA4bXbwlM1z_0131Lj-jeEHx1/view?usp=sharing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0" w:date="2026-01-16T10:43:46Z"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Цей тест кейс відповідає умові завдання?</w:t>
      </w:r>
    </w:p>
  </w:comment>
  <w:comment w:author="Эдуард Саратовцев" w:id="1" w:date="2026-01-16T17:12:46Z"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 одної сторони це функція сайту, а вот є вона пріорітетної за більш головні ні. Зробою заміну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2026-01-16 20:13 PM</w:t>
      </w:r>
    </w:p>
  </w:comment>
  <w:comment w:author="Yevgenia German" w:id="2" w:date="2026-01-16T20:13:54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Замінив кейс, але також на медіум пріоритет?</w:t>
      </w:r>
    </w:p>
  </w:comment>
  <w:comment w:author="Эдуард Саратовцев" w:id="3" w:date="2026-01-17T12:13:29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Сори забувся</w:t>
      </w:r>
    </w:p>
  </w:comment>
  <w:comment w:author="Yevgenia German" w:id="4" w:date="2026-01-16T10:44:36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 назви перевірки нічого не зроузміло. Якщо вона буде без скріна і деталей, то взагалі без шансів розібратися.</w:t>
      </w:r>
    </w:p>
  </w:comment>
  <w:comment w:author="Yevgenia German" w:id="5" w:date="2026-01-16T10:45:17Z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Або в очікуваному результаті не має бути.</w:t>
      </w:r>
    </w:p>
  </w:comment>
  <w:comment w:author="Эдуард Саратовцев" w:id="6" w:date="2026-01-16T17:40:29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Зрозумів прибрав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2026-01-16 20:14 PM</w:t>
      </w:r>
    </w:p>
  </w:comment>
  <w:comment w:author="Yevgenia German" w:id="7" w:date="2026-01-16T10:46:05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Занадто узагальнено. Що саме буде невалідним?</w:t>
      </w:r>
    </w:p>
  </w:comment>
  <w:comment w:author="Эдуард Саратовцев" w:id="8" w:date="2026-01-16T17:46:07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Зробив виправлення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2026-01-16 20:14 PM</w:t>
      </w:r>
    </w:p>
  </w:comment>
  <w:comment w:author="Yevgenia German" w:id="9" w:date="2026-01-16T10:46:16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Якими саме?</w:t>
      </w:r>
    </w:p>
  </w:comment>
  <w:comment w:author="Эдуард Саратовцев" w:id="10" w:date="2026-01-16T17:45:49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Зробив уточнення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2026-01-16 20:14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petstore.swagger.io/" TargetMode="External"/><Relationship Id="rId22" Type="http://schemas.openxmlformats.org/officeDocument/2006/relationships/hyperlink" Target="https://drive.google.com/file/d/1pMSNPwYwGSKZcIbFPzl0FDaP9GWgbgFK/view?usp=sharing" TargetMode="External"/><Relationship Id="rId21" Type="http://schemas.openxmlformats.org/officeDocument/2006/relationships/hyperlink" Target="https://reqres.in/" TargetMode="External"/><Relationship Id="rId24" Type="http://schemas.openxmlformats.org/officeDocument/2006/relationships/hyperlink" Target="https://drive.google.com/file/d/1Yjo74TKDcDhYzlhlqGQA3pOf3Tei8_92/view?usp=sharing" TargetMode="External"/><Relationship Id="rId23" Type="http://schemas.openxmlformats.org/officeDocument/2006/relationships/hyperlink" Target="https://drive.google.com/file/d/1sjl9IzoquHX3VLG_KRUaNazI_trF664k/view?usp=sharing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automoto.ua/uk/" TargetMode="External"/><Relationship Id="rId26" Type="http://schemas.openxmlformats.org/officeDocument/2006/relationships/hyperlink" Target="https://drive.google.com/file/d/11vyRQFFl6spDD0TZX5INgfWPsuvDTXlL/view?usp=sharing" TargetMode="External"/><Relationship Id="rId25" Type="http://schemas.openxmlformats.org/officeDocument/2006/relationships/hyperlink" Target="https://drive.google.com/file/d/19udPazPMQhKZXftrprQ07IPsuYA1wWTH/view?usp=sharing" TargetMode="External"/><Relationship Id="rId28" Type="http://schemas.openxmlformats.org/officeDocument/2006/relationships/hyperlink" Target="https://drive.google.com/file/d/1_FeAQ5Aq3FCpjoO4maSmIB6Ux8w_lElb/view?usp=sharing" TargetMode="External"/><Relationship Id="rId27" Type="http://schemas.openxmlformats.org/officeDocument/2006/relationships/hyperlink" Target="https://drive.google.com/file/d/1sS0OoN9XQDGTJ-2MLR4BUD7b1Zlc0SVp/view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drive.google.com/file/d/1UIsigWRa4TqK5JSDur-kEHSGdWxPqRio/view?usp=sharing" TargetMode="External"/><Relationship Id="rId7" Type="http://schemas.openxmlformats.org/officeDocument/2006/relationships/hyperlink" Target="https://automoto.ua/uk/" TargetMode="External"/><Relationship Id="rId8" Type="http://schemas.openxmlformats.org/officeDocument/2006/relationships/hyperlink" Target="https://automoto.ua/uk/" TargetMode="External"/><Relationship Id="rId31" Type="http://schemas.openxmlformats.org/officeDocument/2006/relationships/hyperlink" Target="https://drive.google.com/file/d/1fCSFdhjgoIRJt3XR7fdcPZeb5nKb8G1n/view?usp=sharing" TargetMode="External"/><Relationship Id="rId30" Type="http://schemas.openxmlformats.org/officeDocument/2006/relationships/hyperlink" Target="https://drive.google.com/file/d/12AvDMsKW_E1h77H_csXXQ0pa97wods4x/view?usp=sharing" TargetMode="External"/><Relationship Id="rId11" Type="http://schemas.openxmlformats.org/officeDocument/2006/relationships/hyperlink" Target="https://automoto.ua/uk/" TargetMode="External"/><Relationship Id="rId33" Type="http://schemas.openxmlformats.org/officeDocument/2006/relationships/hyperlink" Target="https://drive.google.com/file/d/1eq1exh3s-iUN-yDdflePZak7TneAvhEZ/view?usp=sharing" TargetMode="External"/><Relationship Id="rId10" Type="http://schemas.openxmlformats.org/officeDocument/2006/relationships/hyperlink" Target="https://automoto.ua/uk/" TargetMode="External"/><Relationship Id="rId32" Type="http://schemas.openxmlformats.org/officeDocument/2006/relationships/hyperlink" Target="mailto:eve.holt@reqres.in" TargetMode="External"/><Relationship Id="rId13" Type="http://schemas.openxmlformats.org/officeDocument/2006/relationships/hyperlink" Target="https://automoto.ua/uk/" TargetMode="External"/><Relationship Id="rId35" Type="http://schemas.openxmlformats.org/officeDocument/2006/relationships/hyperlink" Target="https://drive.google.com/file/d/1hvEo4YjLHzhfVo_io_sdea2Gnlh5fxFR/view?usp=sharing" TargetMode="External"/><Relationship Id="rId12" Type="http://schemas.openxmlformats.org/officeDocument/2006/relationships/hyperlink" Target="https://automoto.ua/uk/" TargetMode="External"/><Relationship Id="rId34" Type="http://schemas.openxmlformats.org/officeDocument/2006/relationships/hyperlink" Target="https://drive.google.com/file/d/1TIij43uncNFdQDn-9KI39vjQlRLuLRvf/view?usp=sharing" TargetMode="External"/><Relationship Id="rId15" Type="http://schemas.openxmlformats.org/officeDocument/2006/relationships/hyperlink" Target="https://automoto.ua/uk/" TargetMode="External"/><Relationship Id="rId14" Type="http://schemas.openxmlformats.org/officeDocument/2006/relationships/hyperlink" Target="https://automoto.ua/uk/" TargetMode="External"/><Relationship Id="rId36" Type="http://schemas.openxmlformats.org/officeDocument/2006/relationships/hyperlink" Target="https://drive.google.com/file/d/1o8X0OgXrA4bXbwlM1z_0131Lj-jeEHx1/view?usp=sharing" TargetMode="External"/><Relationship Id="rId17" Type="http://schemas.openxmlformats.org/officeDocument/2006/relationships/hyperlink" Target="https://automoto.ua/uk/" TargetMode="External"/><Relationship Id="rId16" Type="http://schemas.openxmlformats.org/officeDocument/2006/relationships/hyperlink" Target="https://automoto.ua/uk/" TargetMode="External"/><Relationship Id="rId19" Type="http://schemas.openxmlformats.org/officeDocument/2006/relationships/hyperlink" Target="https://reqbin.com/" TargetMode="External"/><Relationship Id="rId18" Type="http://schemas.openxmlformats.org/officeDocument/2006/relationships/hyperlink" Target="https://automoto.ua/uk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