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Beet Seed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Протестуй UI/UX сайту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Оксфорд Медикал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. В Google docs створи 5 багів з дотриманням усіх вимог до оформлення багу. 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Відповіді до завдань запиши у файл Google Docs. Додай посилання на нього в LMS.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Баг рапорт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Низький контраст тексту в «Ваш кошик порожній»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https://oxford-med.com.ua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Подивитися на хедер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Знайти плашку «Ваш кошик порожній»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Білий текст на світло-сірому фоні, погано читається.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має добре читатися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Cross-browser results: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Chrome (Windows): Відтворено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Firefox (Windows): Відтворено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Edge (Windows): Відтворено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https://drive.google.com/file/d/1KQfVcsixVsypiMEXeZ2foVRyWoVbTnqO/view?usp=sharing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BG2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Обрізається номер телефону в хедері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https://oxford-med.com.ua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хедері переглянути блок телефону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відображається частково (“+380 …”), повний номер видно лише в popup.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Основний номер відображається повністю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коректно скорочується (“…” + підказка/індикатор).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Cross-browser results: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Chrome (Windows): Відтворено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Firefox (Windows): Відтворено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Edge (Windows): Відтворено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https://drive.google.com/file/d/1bQbUJl2Sl2Pspt5VPE-NCfxumfWTgumh/view?usp=sharing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BG3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Немає підказки про помилку у формі «Замовити дзвінок»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https://oxford-med.com.ua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хедері натиснути на номер телефону (відкривається popup з контактами)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popup перейти до форми «Замовити дзвінок»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поле «Ваше ім’я» ввести лише пробіли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поле «Телефон» ввести тільки нулі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Спробувати відправити форму натиснувши кнопку “Замовити”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 підсвічуються червоною рамкою, але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немає повідомлення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що саме введено неправильно і як виправити.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відправки/при втраті фокуса має з’являтися зрозуміла підказка: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імені: “Ім’я не може складатися лише з пробілів” / “Вкажіть ім’я”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телефону: “Вкажіть коректний номер телефону” з прикладом формату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Повідомлення має бути біля поля або під формою, щоб користувач розумів причину помилки.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commentRangeStart w:id="1"/>
      <w:commentRangeStart w:id="2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ins w:author="Эдуард Саратовцев" w:id="0" w:date="2026-01-15T17:41:34Z">
        <w:commentRangeEnd w:id="0"/>
        <w:r w:rsidDel="00000000" w:rsidR="00000000" w:rsidRPr="00000000">
          <w:commentReference w:id="0"/>
        </w:r>
        <w:commentRangeEnd w:id="1"/>
        <w:r w:rsidDel="00000000" w:rsidR="00000000" w:rsidRPr="00000000">
          <w:commentReference w:id="1"/>
        </w:r>
        <w:commentRangeEnd w:id="2"/>
        <w:r w:rsidDel="00000000" w:rsidR="00000000" w:rsidRPr="00000000">
          <w:commentReference w:id="2"/>
        </w:r>
        <w:commentRangeEnd w:id="3"/>
        <w:r w:rsidDel="00000000" w:rsidR="00000000" w:rsidRPr="00000000">
          <w:commentReference w:id="3"/>
        </w:r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1" w:date="2026-01-15T17:41:34Z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rPrChange>
          </w:rPr>
          <w:t xml:space="preserve">4</w:t>
        </w:r>
      </w:ins>
      <w:del w:author="Эдуард Саратовцев" w:id="0" w:date="2026-01-15T17:41:34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1" w:date="2026-01-15T17:41:34Z">
              <w:rPr>
                <w:rFonts w:ascii="Times New Roman" w:cs="Times New Roman" w:eastAsia="Times New Roman" w:hAnsi="Times New Roman"/>
                <w:sz w:val="24"/>
                <w:szCs w:val="24"/>
              </w:rPr>
            </w:rPrChange>
          </w:rPr>
          <w:delText xml:space="preserve">3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Cross-browser results: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Chrome (Windows): Відтворено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Firefox (Windows): Відтворено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Edge (Windows): Відтворено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https://drive.google.com/file/d/1iWzPrHGWpQadrVi3Z9FkibVGGO0O_BQB/view?usp=sharing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BG4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ins w:author="Эдуард Саратовцев" w:id="2" w:date="2026-01-15T17:32:37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3" w:date="2026-01-15T17:32:37Z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rPrChange>
          </w:rPr>
          <w:t xml:space="preserve">Некоректний перенос слова у заголовку “567 спеціалістів” в UA локалізації</w:t>
        </w:r>
      </w:ins>
      <w:del w:author="Эдуард Саратовцев" w:id="2" w:date="2026-01-15T17:32:37Z">
        <w:commentRangeStart w:id="4"/>
        <w:commentRangeStart w:id="5"/>
        <w:commentRangeStart w:id="6"/>
        <w:commentRangeStart w:id="7"/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3" w:date="2026-01-15T17:32:37Z">
              <w:rPr>
                <w:rFonts w:ascii="Times New Roman" w:cs="Times New Roman" w:eastAsia="Times New Roman" w:hAnsi="Times New Roman"/>
                <w:sz w:val="24"/>
                <w:szCs w:val="24"/>
              </w:rPr>
            </w:rPrChange>
          </w:rPr>
          <w:delText xml:space="preserve">Переноситься «спеціалістів» у заголовку “567 спеціалістів”</w:delText>
        </w:r>
      </w:del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https://oxford-med.com.ua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мову сайту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Проскролити до секції спеціалісти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Зафіксувати відображення “567 спеціалістів”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Перемкнути мову сайту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Проскролити до секції спеціалісти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Порівняти відображення заголовка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“567 специалистов”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UA локалізації слово «спеціалістів» переноситься на наступний рядок (заголовок стає дворядковим). У RU локалізації «специалистов» відображається в один рядок.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усіх локалізаціях заголовок має відображатися однаково: або в один рядок, або дизайн має стабільно підтримувати перенос.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Cross-browser results: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Chrome (Windows): Відтворено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Firefox (Windows): Відтворено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Edge (Windows): Відтворено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https://drive.google.com/file/d/1bjCDE6t-sIMHe2YLig4Vduc4gLna_Abv/view?usp=sharing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Уточнення: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https://drive.google.com/file/d/1_AASxCxh36LZVZaLypwyzPcQ4XhhEfEo/view?usp=sharing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BG5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Іконки в CTA-кнопках не вирівняні по горизонталі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https://oxford-med.com.ua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Знайти кнопки: «Записатися онлайн» і «Записатися через колл-центр»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Порівняти положення іконок праворуч у двох кнопках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Іконка в кнопці «Записатися через колл-центр» зміщена лівіше приблизно на 10.6px.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Іконки в обох CTA-кнопках мають бути вирівняні однаково по горизонталі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Cross-browser results: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Chrome (Windows): Відтворено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Firefox (Windows): Відтворено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Edge (Windows): Відтворено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https://drive.google.com/file/d/1dS2h-Lxuq_VIgxchy7JGptfewHfLp8Av/view?usp=sharing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BG6</w:t>
      </w:r>
    </w:p>
    <w:p w:rsidR="00000000" w:rsidDel="00000000" w:rsidP="00000000" w:rsidRDefault="00000000" w:rsidRPr="00000000" w14:paraId="0000006C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Логотип на головній сторінці не є клікабельним</w:t>
      </w:r>
    </w:p>
    <w:p w:rsidR="00000000" w:rsidDel="00000000" w:rsidP="00000000" w:rsidRDefault="00000000" w:rsidRPr="00000000" w14:paraId="0000006D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головну сторінку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https://oxford-med.com.ua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Навести курсор на логотип у хедері.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Проскролити до кнопки Всі акції і натиснути на неї.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Знову навести курсор на логотип та натиснути на нього.</w:t>
      </w:r>
    </w:p>
    <w:p w:rsidR="00000000" w:rsidDel="00000000" w:rsidP="00000000" w:rsidRDefault="00000000" w:rsidRPr="00000000" w14:paraId="0000007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7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головній сторінці логотип є статичним зображенням, курсор не змінюється на "pointer". На всіх інших внутрішніх сторінках логотип активний і працює як посилання на головну.</w:t>
      </w:r>
    </w:p>
    <w:p w:rsidR="00000000" w:rsidDel="00000000" w:rsidP="00000000" w:rsidRDefault="00000000" w:rsidRPr="00000000" w14:paraId="00000074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75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Поведінка логотипа має бути однаковою на всіх сторінках сайту. Логотип у хедері повинен бути клікабельним (посиланням) навіть на головній сторінці (при натисканні сторінка має оновлюватися). Це забезпечує одноманітний користувацький досвід.</w:t>
      </w:r>
    </w:p>
    <w:p w:rsidR="00000000" w:rsidDel="00000000" w:rsidP="00000000" w:rsidRDefault="00000000" w:rsidRPr="00000000" w14:paraId="00000076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7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78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Cross-browser results:</w:t>
      </w:r>
    </w:p>
    <w:p w:rsidR="00000000" w:rsidDel="00000000" w:rsidP="00000000" w:rsidRDefault="00000000" w:rsidRPr="00000000" w14:paraId="00000079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Chrome: Відтворено</w:t>
      </w:r>
    </w:p>
    <w:p w:rsidR="00000000" w:rsidDel="00000000" w:rsidP="00000000" w:rsidRDefault="00000000" w:rsidRPr="00000000" w14:paraId="0000007A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Firefox: Відтворено</w:t>
      </w:r>
    </w:p>
    <w:p w:rsidR="00000000" w:rsidDel="00000000" w:rsidP="00000000" w:rsidRDefault="00000000" w:rsidRPr="00000000" w14:paraId="0000007B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Edge: Відтворено</w:t>
      </w:r>
    </w:p>
    <w:p w:rsidR="00000000" w:rsidDel="00000000" w:rsidP="00000000" w:rsidRDefault="00000000" w:rsidRPr="00000000" w14:paraId="0000007C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</w:p>
    <w:p w:rsidR="00000000" w:rsidDel="00000000" w:rsidP="00000000" w:rsidRDefault="00000000" w:rsidRPr="00000000" w14:paraId="0000007D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https://drive.google.com/file/d/13zD0JGRuw8kEQZ0NJJq5Gv20wTq6J1hn/view?usp=drivesdk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80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81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Проведи кросбраузерне тестування знайдених раніше багів у трьох різних браузерах.</w:t>
      </w:r>
    </w:p>
    <w:p w:rsidR="00000000" w:rsidDel="00000000" w:rsidP="00000000" w:rsidRDefault="00000000" w:rsidRPr="00000000" w14:paraId="00000082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Додай результати до зафіксованих раніше багів.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commentRangeStart w:id="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Mighty Beet — різнобічно опануй тематику уроку.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f0fff6" w:space="0" w:sz="11" w:val="single"/>
          <w:left w:color="f0fff6" w:space="0" w:sz="11" w:val="single"/>
          <w:bottom w:color="f0fff6" w:space="0" w:sz="11" w:val="single"/>
          <w:right w:color="f0fff6" w:space="0" w:sz="11" w:val="single"/>
          <w:insideH w:color="f0fff6" w:space="0" w:sz="11" w:val="single"/>
          <w:insideV w:color="f0fff6" w:space="0" w:sz="11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090" w:hRule="atLeast"/>
          <w:tblHeader w:val="0"/>
        </w:trPr>
        <w:tc>
          <w:tcPr>
            <w:tcBorders>
              <w:top w:color="1d1d1d" w:space="0" w:sz="11" w:val="single"/>
              <w:left w:color="1d1d1d" w:space="0" w:sz="11" w:val="single"/>
              <w:bottom w:color="1d1d1d" w:space="0" w:sz="11" w:val="single"/>
              <w:right w:color="1d1d1d" w:space="0" w:sz="11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За допомогою Developer Tools зафіксуй використаний шрифт, його розмір, колір та колір бекграунду наступних елементів сайту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Оксфорд Медикал</w:t>
              </w:r>
            </w:hyperlink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номер телефону у хедері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ім’я асистента при виклику чата допомоги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кнопка “інші міста” у футері сайту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Placeholder “ім’я” у формі “ЗАПИСАТИСЯ НА ПРИЙОМ”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Номер телефону у хедері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Inter,sans-serif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розмір: .936vw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тексту: #000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бэкграунду: Transparent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Ім’я асистента при виклику чата допомоги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"Open Sans", sans-serif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розмір: 16px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тексту: #ffffff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бэкграунду: #1db7ed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кнопка “інші міста” у футері сайту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HelveticaNeue, sans-serif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розмір: 14px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тексту: #24a7ed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бэкграунду: Transparent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Placeholder “ім’я” у формі “ЗАПИСАТИСЯ НА ПРИЙОМ”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Arial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розмір: 13 px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тексту: #000000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колір бэкграунду: Transparent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8" w:date="2026-01-13T16:57:14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2026-01-13 16:57 PM</w:t>
      </w:r>
    </w:p>
  </w:comment>
  <w:comment w:author="Yevgenia German" w:id="0" w:date="2026-01-13T16:56:13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вибір, будь ласка.</w:t>
      </w:r>
    </w:p>
  </w:comment>
  <w:comment w:author="Эдуард Саратовцев" w:id="1" w:date="2026-01-13T22:17:37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обрав таке северіті, тому що стосується зручності та зрозумілості інтерфейсу, але не призводить до критичного збою системи або втрати даних</w:t>
      </w:r>
    </w:p>
  </w:comment>
  <w:comment w:author="Yevgenia German" w:id="2" w:date="2026-01-15T12:22:05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що таке северіті?</w:t>
      </w:r>
    </w:p>
  </w:comment>
  <w:comment w:author="Эдуард Саратовцев" w:id="3" w:date="2026-01-15T17:35:36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— це показник того, наскільки сильно дефект впливає на працездатність системи з технічної точки зору. Валідація форми проводиться - так, відсутьність тексту помилки косметичний дефект, то можно підняти до 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2026-01-16 10:29 AM</w:t>
      </w:r>
    </w:p>
  </w:comment>
  <w:comment w:author="Yevgenia German" w:id="4" w:date="2026-01-13T16:56:48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виглядає багом. Швидше таке рішення з точки зору дизайну.</w:t>
      </w:r>
    </w:p>
  </w:comment>
  <w:comment w:author="Эдуард Саратовцев" w:id="5" w:date="2026-01-13T22:13:46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 пояснення, бо на інших локалізаціях сайта напис в одну строку</w:t>
      </w:r>
    </w:p>
  </w:comment>
  <w:comment w:author="Эдуард Саратовцев" w:id="6" w:date="2026-01-14T07:15:04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додав баг на логотип замість цього</w:t>
      </w:r>
    </w:p>
  </w:comment>
  <w:comment w:author="Yevgenia German" w:id="7" w:date="2026-01-15T12:21:40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Тоді в самарі має бути вказано, що це стосується конкретної локалі.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3zD0JGRuw8kEQZ0NJJq5Gv20wTq6J1hn/view?usp=drivesdk" TargetMode="External"/><Relationship Id="rId11" Type="http://schemas.openxmlformats.org/officeDocument/2006/relationships/hyperlink" Target="https://drive.google.com/file/d/1bQbUJl2Sl2Pspt5VPE-NCfxumfWTgumh/view?usp=sharing" TargetMode="External"/><Relationship Id="rId10" Type="http://schemas.openxmlformats.org/officeDocument/2006/relationships/hyperlink" Target="https://oxford-med.com.ua/ua" TargetMode="External"/><Relationship Id="rId21" Type="http://schemas.openxmlformats.org/officeDocument/2006/relationships/hyperlink" Target="https://oxford-med.com.ua/" TargetMode="External"/><Relationship Id="rId13" Type="http://schemas.openxmlformats.org/officeDocument/2006/relationships/hyperlink" Target="https://drive.google.com/file/d/1iWzPrHGWpQadrVi3Z9FkibVGGO0O_BQB/view?usp=sharing" TargetMode="External"/><Relationship Id="rId12" Type="http://schemas.openxmlformats.org/officeDocument/2006/relationships/hyperlink" Target="https://oxford-med.com.ua/ua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file/d/1KQfVcsixVsypiMEXeZ2foVRyWoVbTnqO/view?usp=sharing" TargetMode="External"/><Relationship Id="rId15" Type="http://schemas.openxmlformats.org/officeDocument/2006/relationships/hyperlink" Target="https://drive.google.com/file/d/1bjCDE6t-sIMHe2YLig4Vduc4gLna_Abv/view?usp=sharing" TargetMode="External"/><Relationship Id="rId14" Type="http://schemas.openxmlformats.org/officeDocument/2006/relationships/hyperlink" Target="https://oxford-med.com.ua/ua" TargetMode="External"/><Relationship Id="rId17" Type="http://schemas.openxmlformats.org/officeDocument/2006/relationships/hyperlink" Target="https://oxford-med.com.ua/ua" TargetMode="External"/><Relationship Id="rId16" Type="http://schemas.openxmlformats.org/officeDocument/2006/relationships/hyperlink" Target="https://drive.google.com/file/d/1_AASxCxh36LZVZaLypwyzPcQ4XhhEfEo/view?usp=sharing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oxford-med.com.ua" TargetMode="External"/><Relationship Id="rId6" Type="http://schemas.openxmlformats.org/officeDocument/2006/relationships/styles" Target="styles.xml"/><Relationship Id="rId18" Type="http://schemas.openxmlformats.org/officeDocument/2006/relationships/hyperlink" Target="https://drive.google.com/file/d/1dS2h-Lxuq_VIgxchy7JGptfewHfLp8Av/view?usp=sharing" TargetMode="External"/><Relationship Id="rId7" Type="http://schemas.openxmlformats.org/officeDocument/2006/relationships/hyperlink" Target="https://oxford-med.com.ua/" TargetMode="External"/><Relationship Id="rId8" Type="http://schemas.openxmlformats.org/officeDocument/2006/relationships/hyperlink" Target="https://oxford-med.com.ua/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