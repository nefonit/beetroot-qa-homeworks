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Beet Seed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 відпрацюй навички на базовому рівні.</w:t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Протестуй роботу сайту  “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rtl w:val="0"/>
          </w:rPr>
          <w:t xml:space="preserve">Київська міська лікарня ветериљнарної медицини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” на мобільному пристрої. </w:t>
      </w:r>
    </w:p>
    <w:p w:rsidR="00000000" w:rsidDel="00000000" w:rsidP="00000000" w:rsidRDefault="00000000" w:rsidRPr="00000000" w14:paraId="00000003">
      <w:pPr>
        <w:shd w:fill="f0fff6" w:val="clear"/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рапорт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Тестований сайт: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BG1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Погана читабельність чорного тексту в hero-блоці на мобільній версії через темний фон зображення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сайт на мобільному пристрої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мобільному пристрої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Оцінити візуальне відображення тексту в головному (hero) блоці.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Чорний текст накладається на темні ділянки фонового зображення, через що літери стають важкочитними. Відсутня світла підкладка або затемнення фону під текстом.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у hero-блоці має бути легкочитним на будь-якому фоні.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Device: Android Samsung A52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https://drive.google.com/file/d/14LhXct9tG5xzU6Z6fuzQs3XlK7rgCVeK/view?usp=sharing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BG2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Номери телефону на головній сторінці не клікаються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сайт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мобільному пристрої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ло секції Контакти та розташування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номер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на будь-який номер телефону.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не клікабельний — дзвінок не відкривається, системний додаток “Телефон” не запускається.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телефону має бути клікабельним і відкривати виклик через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tel: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commentRangeStart w:id="1"/>
      <w:commentRangeStart w:id="2"/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Device: Android Samsung A52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https://drive.google.com/file/d/1au2O0uspX9YMj9DAZBAgOvJ7ejCH5L1U/view?usp=sharing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BG3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Деформація (розтягування) декоративної SVG-іконки під блоком карти у мобільній версії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сайт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мобільному пристрої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ло секції Контакти та розташування.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Знайти елемент Гугл карти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Подивитися елемент одразу під картою.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SVG-елемент виглядає розтягнутим, займає зайвий простір і виглядає як помилка верстки.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Декоративний елемент має відображатися пропорційно, без деформації та без зайвого простору.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Device: Android Samsung A52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 </w:t>
      </w: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https://drive.google.com/file/d/1PjD37LEndXYk6XVdTsdBlgBB82hYg9VM/view?usp=sharing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BG4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мобільному меню пункт “Новини” веде на сторінку блогу (Blog),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сайт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мобільному пристрої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на іконку меню (бургер) у правому верхньому куті.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меню натиснути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“Новини”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Відкривається сторінка блогу і контент оформлений як блог, а не як “Новини”.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Пункт “Новини” має вести на сторінку новин, або пункт меню потрібно перейменувати на “Блог”, якщо фактично це блог.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Device: Android Samsung A52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https://drive.google.com/file/d/1LqRAMJsZpkBHv24Z5eL0JOx-qjqaGo66/view?usp=sharing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BG5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Орфографічна помилка на головній сторінці: “Детальнише” замість “Детальніше”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сайт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https://dpcozt.com.ua/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мобільному пристрої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Проскролити до Структурні підрозділи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сторінці відображається слово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«Детальнише»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має бути написано правильно: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«Детальніше»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Device: Android Samsung A52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https://drive.google.com/file/d/1wBUbFskT2S-UWcvxe3x9nRJaYRlzjUyo/view?usp=sharing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Знайди 3 баги на сайті “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shd w:fill="f0fff6" w:val="clear"/>
            <w:rtl w:val="0"/>
          </w:rPr>
          <w:t xml:space="preserve">Звірополіс</w:t>
        </w:r>
      </w:hyperlink>
      <w:r w:rsidDel="00000000" w:rsidR="00000000" w:rsidRPr="00000000">
        <w:rPr>
          <w:rFonts w:ascii="Roboto" w:cs="Roboto" w:eastAsia="Roboto" w:hAnsi="Roboto"/>
          <w:shd w:fill="f0fff6" w:val="clear"/>
          <w:rtl w:val="0"/>
        </w:rPr>
        <w:t xml:space="preserve">”. Додай їх в документ з баг репортами з попереднього рівня.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Баг рапорт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Тестований сайт: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https://zpolis.com.ua/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BG6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Перемикач мови недоступний у хедері: UA/RU є лише у футері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Запустити Android Studio → Android Emulator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Pixel 9a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на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https://zpolis.com.ua/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шапку сайту та меню — чи є перемикач мови.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Прокрутити сторінку до футера.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наявність перемикача UA / RU у футері.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Перемикач мов знаходиться тільки у футері, потрібно прокручувати сторінку донизу.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Перемикач мов доступний у шапці або в меню (щоб користувач міг змінити мову одразу).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Android Studio → Android Emulator (Pixel 9a, Android)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https://drive.google.com/file/d/1ng8kk4Ym7b4FZQiQQrU724v8PBm1RqbA/view?usp=sharing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BG7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Відсутність центрування тексту в секції "Ветеринарний центр Зверополис" на фоні інших блоків сторінки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Запустити Android Studio → Android Emulator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Pixel 9a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на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https://zpolis.com.ua/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Прокрутити сторінку до секції “Ветеринарний центр Зверополис”.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Порівняти вирівнювання тексту в цій секції з іншими секціями, де текст вирівняний по центру.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секції “Ветеринарний центр Зверополис” текст вирівняний по лівому краю, тоді як в інших секціях сторінки текст вирівняний по центру.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 тексту в секції “Ветеринарний центр Зверополис” відповідає загальному стилю сторінки (як у інших секціях) — по центру.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Android Studio → Android Emulator (Pixel 9a, Android)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https://drive.google.com/file/d/1v_WMe_afkHciUnzOZM40MKlIFXpqRSBe/view?usp=sharing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BG8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Відсутність відображення Google Maps на сторінці «Контакти» у мобільній версії сайту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Reproduce: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Запустити Android Studio → Android Emulator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Pixel 9a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Chrome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Перейти на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https://zpolis.com.ua/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Відкрити сторінку “Контакти”.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Прокрутити до блоку з Google Maps.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відображення карти (зачекати 10–15 секунд)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мобільному блок Google Maps не завантажується та не відображається, тоді як на ПК карта відображається коректно.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Maps коректно завантажується та відображається і на мобільному, і на ПК.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Priority: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Severity: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Android Studio → Android Emulator (Pixel 9a, Android)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Attachment: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https://drive.google.com/file/d/1kRztNFOMjd_LZcwy8DDzEn5tsixlLXYa/view?usp=sharing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Mighty Beet — різнобічно опануй тематику уроку.</w:t>
      </w:r>
    </w:p>
    <w:tbl>
      <w:tblPr>
        <w:tblStyle w:val="Table1"/>
        <w:tblW w:w="9025.511811023624" w:type="dxa"/>
        <w:jc w:val="left"/>
        <w:tblBorders>
          <w:top w:color="f0fff6" w:space="0" w:sz="11" w:val="single"/>
          <w:left w:color="f0fff6" w:space="0" w:sz="11" w:val="single"/>
          <w:bottom w:color="f0fff6" w:space="0" w:sz="11" w:val="single"/>
          <w:right w:color="f0fff6" w:space="0" w:sz="11" w:val="single"/>
          <w:insideH w:color="f0fff6" w:space="0" w:sz="11" w:val="single"/>
          <w:insideV w:color="f0fff6" w:space="0" w:sz="11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1d1d1d" w:space="0" w:sz="11" w:val="single"/>
              <w:left w:color="1d1d1d" w:space="0" w:sz="11" w:val="single"/>
              <w:bottom w:color="1d1d1d" w:space="0" w:sz="11" w:val="single"/>
              <w:right w:color="1d1d1d" w:space="0" w:sz="11" w:val="single"/>
            </w:tcBorders>
            <w:tcMar>
              <w:top w:w="60.0" w:type="dxa"/>
              <w:left w:w="240.0" w:type="dxa"/>
              <w:bottom w:w="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На свій мобільний пристрій встанови додаток “Дія”.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Створи чек-ліст перевірок цього додатку із розділами під різні види тестування.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Чек-ліст повинен містити як мінімум 4 види тестування і мінімум 5 перевірок для кожного виду.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Чек-ліст тестування додатка «Дія»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2175"/>
        <w:gridCol w:w="6240"/>
        <w:tblGridChange w:id="0">
          <w:tblGrid>
            <w:gridCol w:w="585"/>
            <w:gridCol w:w="2175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(Види тестування)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Case (Опис перевірки)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Авторизація користувача через BankID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Відображення переліку цифрових документів у розділі «Документи».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Генерація унікального QR-коду для перевірки документа.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Можливість успішної сплати штрафу за порушення ПДР через інтегровану платіжну систему.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Коректне отримання Push-сповіщення про зміну статусу поданої користувачем заявки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Зручність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Эдуард Саратовцев" w:id="0" w:date="2026-01-14T18:29:26Z">
              <w:commentRangeStart w:id="4"/>
              <w:commentRangeStart w:id="5"/>
              <w:commentRangeStart w:id="6"/>
              <w:commentRangeStart w:id="4"/>
              <w:commentRangeEnd w:id="4"/>
              <w:r w:rsidDel="00000000" w:rsidR="00000000" w:rsidRPr="00000000">
                <w:commentReference w:id="4"/>
              </w:r>
              <w:commentRangeStart w:id="5"/>
              <w:commentRangeEnd w:id="5"/>
              <w:r w:rsidDel="00000000" w:rsidR="00000000" w:rsidRPr="00000000">
                <w:commentReference w:id="5"/>
              </w:r>
              <w:commentRangeStart w:id="6"/>
              <w:commentRangeEnd w:id="6"/>
              <w:r w:rsidDel="00000000" w:rsidR="00000000" w:rsidRPr="00000000">
                <w:commentReference w:id="6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" w:date="2026-01-14T18:29:26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Всі послуги, що надаються, доступні в одному кліку.</w:t>
              </w:r>
            </w:ins>
            <w:del w:author="Эдуард Саратовцев" w:id="0" w:date="2026-01-14T18:29:26Z">
              <w:commentRangeStart w:id="7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" w:date="2026-01-14T18:29:26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Наявність візуального індикатора (лоадера) під час завантаження даних.</w:delText>
              </w:r>
            </w:del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Зручність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Эдуард Саратовцев" w:id="2" w:date="2026-01-14T18:33:31Z">
              <w:commentRangeStart w:id="8"/>
              <w:commentRangeStart w:id="9"/>
              <w:commentRangeStart w:id="10"/>
              <w:commentRangeStart w:id="8"/>
              <w:commentRangeEnd w:id="8"/>
              <w:r w:rsidDel="00000000" w:rsidR="00000000" w:rsidRPr="00000000">
                <w:commentReference w:id="8"/>
              </w:r>
              <w:commentRangeStart w:id="9"/>
              <w:commentRangeEnd w:id="9"/>
              <w:r w:rsidDel="00000000" w:rsidR="00000000" w:rsidRPr="00000000">
                <w:commentReference w:id="9"/>
              </w:r>
              <w:commentRangeStart w:id="10"/>
              <w:commentRangeEnd w:id="10"/>
              <w:r w:rsidDel="00000000" w:rsidR="00000000" w:rsidRPr="00000000">
                <w:commentReference w:id="10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color w:val="1d1d1d"/>
                  <w:sz w:val="24"/>
                  <w:szCs w:val="24"/>
                  <w:rtl w:val="0"/>
                  <w:rPrChange w:author="Эдуард Саратовцев" w:id="3" w:date="2026-01-14T18:33:31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Кольори та шрифти для всіх кнопок та посилань в розділі «Послуги» однакові.</w:t>
              </w:r>
            </w:ins>
            <w:del w:author="Эдуард Саратовцев" w:id="2" w:date="2026-01-14T18:33:31Z">
              <w:commentRangeStart w:id="11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3" w:date="2026-01-14T18:33:31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Перемикання між картками документів за допомогою горизонтального свайпу.</w:delText>
              </w:r>
            </w:del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Зручність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Читабельність тексту та контрастність кнопок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Зручність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ins w:author="Эдуард Саратовцев" w:id="4" w:date="2026-01-14T18:35:38Z">
              <w:commentRangeStart w:id="12"/>
              <w:commentRangeStart w:id="13"/>
              <w:commentRangeStart w:id="14"/>
              <w:commentRangeStart w:id="12"/>
              <w:commentRangeEnd w:id="12"/>
              <w:r w:rsidDel="00000000" w:rsidR="00000000" w:rsidRPr="00000000">
                <w:commentReference w:id="12"/>
              </w:r>
              <w:commentRangeStart w:id="13"/>
              <w:commentRangeEnd w:id="13"/>
              <w:r w:rsidDel="00000000" w:rsidR="00000000" w:rsidRPr="00000000">
                <w:commentReference w:id="13"/>
              </w:r>
              <w:commentRangeStart w:id="14"/>
              <w:commentRangeEnd w:id="14"/>
              <w:r w:rsidDel="00000000" w:rsidR="00000000" w:rsidRPr="00000000">
                <w:commentReference w:id="14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5" w:date="2026-01-14T18:35:38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Алерти і повідомлення про статус операцій відображаються у відповідний момент.</w:t>
              </w:r>
            </w:ins>
            <w:del w:author="Эдуард Саратовцев" w:id="4" w:date="2026-01-14T18:35:38Z">
              <w:commentRangeStart w:id="15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5" w:date="2026-01-14T18:35:38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Коректність відображення всіх елементів інтерфейсу при зміні системної мови пристрою.</w:delText>
              </w:r>
            </w:del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Зручність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якість текстів помилок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Безпека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16"/>
            <w:commentRangeStart w:id="17"/>
            <w:ins w:author="Эдуард Саратовцев" w:id="6" w:date="2026-01-14T18:13:55Z">
              <w:commentRangeStart w:id="18"/>
              <w:commentRangeStart w:id="19"/>
              <w:commentRangeStart w:id="20"/>
              <w:commentRangeStart w:id="18"/>
              <w:commentRangeEnd w:id="18"/>
              <w:r w:rsidDel="00000000" w:rsidR="00000000" w:rsidRPr="00000000">
                <w:commentReference w:id="18"/>
              </w:r>
              <w:commentRangeStart w:id="19"/>
              <w:commentRangeEnd w:id="19"/>
              <w:r w:rsidDel="00000000" w:rsidR="00000000" w:rsidRPr="00000000">
                <w:commentReference w:id="19"/>
              </w:r>
              <w:commentRangeStart w:id="20"/>
              <w:commentRangeEnd w:id="20"/>
              <w:r w:rsidDel="00000000" w:rsidR="00000000" w:rsidRPr="00000000">
                <w:commentReference w:id="20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7" w:date="2026-01-14T18:13:5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Система успішно обробляє підпис у випадку часткової втрати з'єднання.</w:t>
              </w:r>
            </w:ins>
            <w:del w:author="Эдуард Саратовцев" w:id="6" w:date="2026-01-14T18:13:55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7" w:date="2026-01-14T18:13:5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Вхід у додаток за допомогою біометричних даних (FaceID/TouchID).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Безпека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1"/>
            <w:commentRangeStart w:id="22"/>
            <w:ins w:author="Эдуард Саратовцев" w:id="8" w:date="2026-01-14T18:14:44Z">
              <w:commentRangeStart w:id="23"/>
              <w:commentRangeStart w:id="23"/>
              <w:commentRangeEnd w:id="23"/>
              <w:r w:rsidDel="00000000" w:rsidR="00000000" w:rsidRPr="00000000">
                <w:commentReference w:id="23"/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9" w:date="2026-01-14T18:14:44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Система забезпечує шифрування персональних даних під час їх передачі.</w:t>
              </w:r>
            </w:ins>
            <w:del w:author="Эдуард Саратовцев" w:id="8" w:date="2026-01-14T18:14:44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9" w:date="2026-01-14T18:14:44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Вимога повторної авторизації після повного виходу з акаунта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Безпека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4"/>
            <w:commentRangeStart w:id="25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Перевірити, що чутливі дані не відображаються поза додатком:</w:t>
            </w:r>
            <w:del w:author="Эдуард Саратовцев" w:id="10" w:date="2026-01-14T19:48:43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Запит PIN-коду/біометрії при спробі переглянути чутливі дані або підписати документ.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24"/>
            <w:r w:rsidDel="00000000" w:rsidR="00000000" w:rsidRPr="00000000">
              <w:commentReference w:id="24"/>
            </w:r>
            <w:commentRangeEnd w:id="25"/>
            <w:r w:rsidDel="00000000" w:rsidR="00000000" w:rsidRPr="00000000">
              <w:commentReference w:id="25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Безпека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6"/>
            <w:commentRangeStart w:id="27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Перевірити, що після завершення сесії неможливо отримати доступ до даних</w:t>
            </w:r>
            <w:del w:author="Эдуард Саратовцев" w:id="11" w:date="2026-01-14T19:48:40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Обмеження терміну дії згенерованого QR-коду для перевірки документа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26"/>
            <w:r w:rsidDel="00000000" w:rsidR="00000000" w:rsidRPr="00000000">
              <w:commentReference w:id="26"/>
            </w:r>
            <w:commentRangeEnd w:id="27"/>
            <w:r w:rsidDel="00000000" w:rsidR="00000000" w:rsidRPr="00000000">
              <w:commentReference w:id="27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Безпека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Перевірка, що персональні дані не передаються у відкритому (незашифрованому) вигляді через мережу.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Коректне відображення інтерфейсу на екранах з різною роздільною здатністю.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Робота додатка на мінімально підтримуваній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версії ОС</w:t>
            </w:r>
            <w:ins w:author="Эдуард Саратовцев" w:id="12" w:date="2026-01-14T19:44:53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Andriod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Перевірити коректне відображення та роботу інтерфейсу на різних пристроях Android</w:t>
            </w:r>
            <w:del w:author="Эдуард Саратовцев" w:id="13" w:date="2026-01-14T19:47:38Z">
              <w:commentRangeStart w:id="28"/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Стабільність роботи додатка під час перемикання з Wi-Fi на 4G/LTE.</w:delText>
              </w:r>
            </w:del>
            <w:commentRangeEnd w:id="28"/>
            <w:r w:rsidDel="00000000" w:rsidR="00000000" w:rsidRPr="00000000">
              <w:commentReference w:id="2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Start w:id="29"/>
            <w:commentRangeStart w:id="30"/>
            <w:commentRangeStart w:id="31"/>
            <w:commentRangeStart w:id="32"/>
            <w:ins w:author="Эдуард Саратовцев" w:id="14" w:date="2026-01-14T19:47:35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Перевірити</w: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5" w:date="2026-01-14T19:47:3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 коректно працює додаток при активації налаштувань доступності, таких як збільшення шрифту, контрастність кольорів і налаштування голосового читця</w:t>
              </w:r>
            </w:ins>
            <w:del w:author="Эдуард Саратовцев" w:id="14" w:date="2026-01-14T19:47:35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5" w:date="2026-01-14T19:47:35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delText xml:space="preserve">Сумісність із системними налаштуваннями доступності</w:delText>
              </w:r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Поведінка додатка при вхідному дзвінку під час підписання документа (Дія.Підпис).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End w:id="29"/>
            <w:r w:rsidDel="00000000" w:rsidR="00000000" w:rsidRPr="00000000">
              <w:commentReference w:id="29"/>
            </w:r>
            <w:commentRangeEnd w:id="30"/>
            <w:r w:rsidDel="00000000" w:rsidR="00000000" w:rsidRPr="00000000">
              <w:commentReference w:id="30"/>
            </w:r>
            <w:commentRangeEnd w:id="31"/>
            <w:r w:rsidDel="00000000" w:rsidR="00000000" w:rsidRPr="00000000">
              <w:commentReference w:id="31"/>
            </w:r>
            <w:commentRangeEnd w:id="32"/>
            <w:r w:rsidDel="00000000" w:rsidR="00000000" w:rsidRPr="00000000">
              <w:commentReference w:id="32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Сумісність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ins w:author="Эдуард Саратовцев" w:id="16" w:date="2026-01-15T19:31:17Z"/>
                <w:rFonts w:ascii="Times New Roman" w:cs="Times New Roman" w:eastAsia="Times New Roman" w:hAnsi="Times New Roman"/>
                <w:sz w:val="24"/>
                <w:szCs w:val="24"/>
                <w:rPrChange w:author="Эдуард Саратовцев" w:id="17" w:date="2026-01-15T19:31:17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commentRangeStart w:id="33"/>
            <w:commentRangeStart w:id="34"/>
            <w:commentRangeStart w:id="35"/>
            <w:commentRangeStart w:id="36"/>
            <w:ins w:author="Эдуард Саратовцев" w:id="16" w:date="2026-01-15T19:31:17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  <w:rPrChange w:author="Эдуард Саратовцев" w:id="17" w:date="2026-01-15T19:31:17Z"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rPrChange>
                </w:rPr>
                <w:t xml:space="preserve">Перевірити чи правильно відображаються всі елементи інтерфейсу та функціонал додатка при зміні мови інтерфейсу на інші підтримувані мови</w:t>
              </w:r>
            </w:ins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del w:author="Эдуард Саратовцев" w:id="16" w:date="2026-01-15T19:31:17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Перевірка на різних мовах локалізації</w:delText>
              </w:r>
            </w:del>
            <w:del w:author="Эдуард Саратовцев" w:id="18" w:date="2026-01-14T19:47:31Z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delText xml:space="preserve">Доступність базової інформації в документах при відсутності інтернет-з'єднання.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6" w:date="2026-01-13T20:58:51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все функціональні вимоги.</w:t>
      </w:r>
    </w:p>
  </w:comment>
  <w:comment w:author="Yevgenia German" w:id="17" w:date="2026-01-15T12:19:52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і 3.4 вдало замінив.</w:t>
      </w:r>
    </w:p>
  </w:comment>
  <w:comment w:author="Yevgenia German" w:id="21" w:date="2026-01-13T20:58:51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все функціональні вимоги.</w:t>
      </w:r>
    </w:p>
  </w:comment>
  <w:comment w:author="Yevgenia German" w:id="22" w:date="2026-01-15T12:19:52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і 3.4 вдало замінив.</w:t>
      </w:r>
    </w:p>
  </w:comment>
  <w:comment w:author="Yevgenia German" w:id="24" w:date="2026-01-13T20:58:51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все функціональні вимоги.</w:t>
      </w:r>
    </w:p>
  </w:comment>
  <w:comment w:author="Yevgenia German" w:id="25" w:date="2026-01-15T12:19:52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і 3.4 вдало замінив.</w:t>
      </w:r>
    </w:p>
  </w:comment>
  <w:comment w:author="Yevgenia German" w:id="26" w:date="2026-01-13T20:58:51Z"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все функціональні вимоги.</w:t>
      </w:r>
    </w:p>
  </w:comment>
  <w:comment w:author="Yevgenia German" w:id="27" w:date="2026-01-15T12:19:52Z"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і 3.4 вдало замінив.</w:t>
      </w:r>
    </w:p>
  </w:comment>
  <w:comment w:author="Yevgenia German" w:id="0" w:date="2026-01-13T20:53:28Z"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 северіті.</w:t>
      </w:r>
    </w:p>
  </w:comment>
  <w:comment w:author="Эдуард Саратовцев" w:id="1" w:date="2026-01-14T08:47:47Z"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Обрав тому, що відсутність швидкого дзвінка на мобільній версії критично погіршує UX і безпосередньо призводить до втрати записів клієнтів</w:t>
      </w:r>
    </w:p>
  </w:comment>
  <w:comment w:author="Yevgenia German" w:id="2" w:date="2026-01-15T12:17:29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яке відношення северіті має до UX?</w:t>
      </w:r>
    </w:p>
  </w:comment>
  <w:comment w:author="Эдуард Саратовцев" w:id="3" w:date="2026-01-15T18:00:10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Згоден, UX та втрата клієнтів більше впливають на Priority. Тому понижу севереті до 4 тому що не є критичною і не блокує основну функціональність.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2026-01-16 10:30 AM</w:t>
      </w:r>
    </w:p>
  </w:comment>
  <w:comment w:author="Yevgenia German" w:id="4" w:date="2026-01-15T12:18:02Z"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Тобі зручно, а мені - ні, як домовлятися будемо?</w:t>
      </w:r>
    </w:p>
  </w:comment>
  <w:comment w:author="Эдуард Саратовцев" w:id="5" w:date="2026-01-15T18:08:01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Розумію, знову суб`єктивно. Зробли більш об'єктивно- Всі послуги, що надаються, доступні в одному кліку.</w:t>
      </w:r>
    </w:p>
  </w:comment>
  <w:comment w:author="Yevgenia German" w:id="6" w:date="2026-01-16T10:30:55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один клік - це нереально, бо вони не будуть всі на одному екрані. Напрям вірний, але сформулював занадто нереалістично.</w:t>
      </w:r>
    </w:p>
  </w:comment>
  <w:comment w:author="Yevgenia German" w:id="23" w:date="2026-01-15T12:19:27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також функціонал.</w:t>
      </w:r>
    </w:p>
  </w:comment>
  <w:comment w:author="Yevgenia German" w:id="28" w:date="2026-01-13T20:59:32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сумісність. Це може бути продуктивність або робота з перериваннями.</w:t>
      </w:r>
    </w:p>
  </w:comment>
  <w:comment w:author="Yevgenia German" w:id="7" w:date="2026-01-13T20:57:57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функціональна вимога.</w:t>
      </w:r>
    </w:p>
  </w:comment>
  <w:comment w:author="Yevgenia German" w:id="29" w:date="2026-01-13T20:59:44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також не про сумісність.</w:t>
      </w:r>
    </w:p>
  </w:comment>
  <w:comment w:author="Yevgenia German" w:id="30" w:date="2026-01-15T12:20:19Z"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ласка.</w:t>
      </w:r>
    </w:p>
  </w:comment>
  <w:comment w:author="Yevgenia German" w:id="31" w:date="2026-01-15T12:20:36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Локалізація - це окремий вид тестування, ми його розглядали.</w:t>
      </w:r>
    </w:p>
  </w:comment>
  <w:comment w:author="Эдуард Саратовцев" w:id="32" w:date="2026-01-15T18:54:55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 не зрозумів про який пункт пояснити, якщо правильно зрозумів про пункт 4.4 - зробив чітке формулування</w:t>
      </w:r>
    </w:p>
  </w:comment>
  <w:comment w:author="Yevgenia German" w:id="33" w:date="2026-01-13T20:59:44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також не про сумісність.</w:t>
      </w:r>
    </w:p>
  </w:comment>
  <w:comment w:author="Yevgenia German" w:id="34" w:date="2026-01-15T12:20:19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ласка.</w:t>
      </w:r>
    </w:p>
  </w:comment>
  <w:comment w:author="Yevgenia German" w:id="35" w:date="2026-01-15T12:20:36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Локалізація - це окремий вид тестування, ми його розглядали.</w:t>
      </w:r>
    </w:p>
  </w:comment>
  <w:comment w:author="Эдуард Саратовцев" w:id="36" w:date="2026-01-15T18:54:55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Точно не зрозумів про який пункт пояснити, якщо правильно зрозумів про пункт 4.4 - зробив чітке формулування</w:t>
      </w:r>
    </w:p>
  </w:comment>
  <w:comment w:author="Yevgenia German" w:id="15" w:date="2026-01-13T20:58:14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функціональна вимога.</w:t>
      </w:r>
    </w:p>
  </w:comment>
  <w:comment w:author="Yevgenia German" w:id="12" w:date="2026-01-15T12:18:59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 як об'єктивно оцінити одекватність? Якщо це про алерти, то це функціональні вимоги і UI.</w:t>
      </w:r>
    </w:p>
  </w:comment>
  <w:comment w:author="Эдуард Саратовцев" w:id="13" w:date="2026-01-15T18:15:18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Зроблю більш об'єктивним- Алерти і повідомлення про статус операцій відображаються у відповідний момент.</w:t>
      </w:r>
    </w:p>
  </w:comment>
  <w:comment w:author="Yevgenia German" w:id="14" w:date="2026-01-16T10:32:10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замінив на функціональну перевірку.</w:t>
      </w:r>
    </w:p>
  </w:comment>
  <w:comment w:author="Yevgenia German" w:id="8" w:date="2026-01-15T12:18:18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розумію, про що ця перевірка.</w:t>
      </w:r>
    </w:p>
  </w:comment>
  <w:comment w:author="Эдуард Саратовцев" w:id="9" w:date="2026-01-15T18:12:39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Розумію, зроблю більш об'єктивним. Кольори та шрифти для всіх кнопок та посилань в розділі «Послуги» однакові.</w:t>
      </w:r>
    </w:p>
  </w:comment>
  <w:comment w:author="Yevgenia German" w:id="10" w:date="2026-01-16T10:31:50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питала про пояснення того, що ти закладав, а не заміну. Кольори і шрифти - це UI, не зручність.</w:t>
      </w:r>
    </w:p>
  </w:comment>
  <w:comment w:author="Yevgenia German" w:id="11" w:date="2026-01-13T20:57:46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функціональна вимога.</w:t>
      </w:r>
    </w:p>
  </w:comment>
  <w:comment w:author="Yevgenia German" w:id="18" w:date="2026-01-15T12:19:17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закладаєш під стійкістю?</w:t>
      </w:r>
    </w:p>
  </w:comment>
  <w:comment w:author="Эдуард Саратовцев" w:id="19" w:date="2026-01-15T18:45:34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Зроблю більш об'єктивним - Система успішно обробляє підпис у випадку часткової втрати з'єднання.</w:t>
      </w:r>
    </w:p>
  </w:comment>
  <w:comment w:author="Yevgenia German" w:id="20" w:date="2026-01-16T10:32:42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до чого тут безпека?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ff6" w:val="clear"/>
    </w:tc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polis.com.ua/" TargetMode="External"/><Relationship Id="rId22" Type="http://schemas.openxmlformats.org/officeDocument/2006/relationships/hyperlink" Target="https://zpolis.com.ua/" TargetMode="External"/><Relationship Id="rId21" Type="http://schemas.openxmlformats.org/officeDocument/2006/relationships/hyperlink" Target="https://zpolis.com.ua/?utm_source=chatgpt.com" TargetMode="External"/><Relationship Id="rId24" Type="http://schemas.openxmlformats.org/officeDocument/2006/relationships/hyperlink" Target="https://zpolis.com.ua/?utm_source=chatgpt.com" TargetMode="External"/><Relationship Id="rId23" Type="http://schemas.openxmlformats.org/officeDocument/2006/relationships/hyperlink" Target="https://drive.google.com/file/d/1ng8kk4Ym7b4FZQiQQrU724v8PBm1RqbA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pcozt.com.ua/" TargetMode="External"/><Relationship Id="rId26" Type="http://schemas.openxmlformats.org/officeDocument/2006/relationships/hyperlink" Target="https://drive.google.com/file/d/1v_WMe_afkHciUnzOZM40MKlIFXpqRSBe/view?usp=sharing" TargetMode="External"/><Relationship Id="rId25" Type="http://schemas.openxmlformats.org/officeDocument/2006/relationships/hyperlink" Target="https://zpolis.com.ua/" TargetMode="External"/><Relationship Id="rId28" Type="http://schemas.openxmlformats.org/officeDocument/2006/relationships/hyperlink" Target="https://zpolis.com.ua/" TargetMode="External"/><Relationship Id="rId27" Type="http://schemas.openxmlformats.org/officeDocument/2006/relationships/hyperlink" Target="https://zpolis.com.ua/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file/d/1kRztNFOMjd_LZcwy8DDzEn5tsixlLXYa/view?usp=sharing" TargetMode="External"/><Relationship Id="rId7" Type="http://schemas.openxmlformats.org/officeDocument/2006/relationships/hyperlink" Target="http://www.dpcozt.com.ua/" TargetMode="External"/><Relationship Id="rId8" Type="http://schemas.openxmlformats.org/officeDocument/2006/relationships/hyperlink" Target="https://dpcozt.com.ua/" TargetMode="External"/><Relationship Id="rId11" Type="http://schemas.openxmlformats.org/officeDocument/2006/relationships/hyperlink" Target="https://dpcozt.com.ua/" TargetMode="External"/><Relationship Id="rId10" Type="http://schemas.openxmlformats.org/officeDocument/2006/relationships/hyperlink" Target="https://drive.google.com/file/d/14LhXct9tG5xzU6Z6fuzQs3XlK7rgCVeK/view?usp=sharing" TargetMode="External"/><Relationship Id="rId13" Type="http://schemas.openxmlformats.org/officeDocument/2006/relationships/hyperlink" Target="https://dpcozt.com.ua/" TargetMode="External"/><Relationship Id="rId12" Type="http://schemas.openxmlformats.org/officeDocument/2006/relationships/hyperlink" Target="https://drive.google.com/file/d/1au2O0uspX9YMj9DAZBAgOvJ7ejCH5L1U/view?usp=sharing" TargetMode="External"/><Relationship Id="rId15" Type="http://schemas.openxmlformats.org/officeDocument/2006/relationships/hyperlink" Target="https://dpcozt.com.ua/" TargetMode="External"/><Relationship Id="rId14" Type="http://schemas.openxmlformats.org/officeDocument/2006/relationships/hyperlink" Target="https://drive.google.com/file/d/1PjD37LEndXYk6XVdTsdBlgBB82hYg9VM/view?usp=sharing" TargetMode="External"/><Relationship Id="rId17" Type="http://schemas.openxmlformats.org/officeDocument/2006/relationships/hyperlink" Target="https://dpcozt.com.ua/" TargetMode="External"/><Relationship Id="rId16" Type="http://schemas.openxmlformats.org/officeDocument/2006/relationships/hyperlink" Target="https://drive.google.com/file/d/1LqRAMJsZpkBHv24Z5eL0JOx-qjqaGo66/view?usp=sharing" TargetMode="External"/><Relationship Id="rId19" Type="http://schemas.openxmlformats.org/officeDocument/2006/relationships/hyperlink" Target="https://zpolis.com.ua/" TargetMode="External"/><Relationship Id="rId18" Type="http://schemas.openxmlformats.org/officeDocument/2006/relationships/hyperlink" Target="https://drive.google.com/file/d/1wBUbFskT2S-UWcvxe3x9nRJaYRlzjUyo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