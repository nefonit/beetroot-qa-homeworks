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fbff" w:val="clear"/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Beet Seed: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4fbff" w:val="clear"/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Обрати сайт для тестування: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https://mcf.com.ua/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або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https://petslike.ua/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4fb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Знайти і завести у Jira 3 баги.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4fbff" w:val="clear"/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Написати чек ліст і 3 тест кейси для тестування функціоналу кошику на сайті.</w:t>
      </w:r>
    </w:p>
    <w:p w:rsidR="00000000" w:rsidDel="00000000" w:rsidP="00000000" w:rsidRDefault="00000000" w:rsidRPr="00000000" w14:paraId="00000005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Баг-репорт в Jira</w:t>
      </w:r>
    </w:p>
    <w:p w:rsidR="00000000" w:rsidDel="00000000" w:rsidP="00000000" w:rsidRDefault="00000000" w:rsidRPr="00000000" w14:paraId="00000006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https://serioussem39.atlassian.net/jira/software/c/projects/SES/boards/36/backlog?atlOrigin=eyJpIjoiNjk5MjdmZDA5MThkNDRkMTljZTk5Yzk1MmViNTU2ZDEiLCJwIjoiaiJ9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Чек-лист кошику сайта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https://mcf.com.ua/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915"/>
        <w:gridCol w:w="7320"/>
        <w:tblGridChange w:id="0">
          <w:tblGrid>
            <w:gridCol w:w="765"/>
            <w:gridCol w:w="91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Перевірити додавання товару в кошик з картки товару.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Перевірити збільшення кількості товару за допомогою кнопки "+".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Перевірити зменшення кількості товару за допомогою кнопки "-".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Перевірити видалення окремого товару з кошика.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Перевірити відображення стану «Кошик порожній» після видалення всіх товарів.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ins w:author="Эдуард Саратовцев" w:id="0" w:date="2026-01-06T21:17:05Z"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1" w:date="2026-01-06T21:17:05Z">
                    <w:rPr>
                      <w:rFonts w:ascii="Roboto" w:cs="Roboto" w:eastAsia="Roboto" w:hAnsi="Roboto"/>
                    </w:rPr>
                  </w:rPrChange>
                </w:rPr>
                <w:t xml:space="preserve">Перевірка клікабельності кнопки оформлення</w:t>
              </w:r>
            </w:ins>
            <w:del w:author="Эдуард Саратовцев" w:id="0" w:date="2026-01-06T21:17:05Z">
              <w:commentRangeStart w:id="0"/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1" w:date="2026-01-06T21:17:05Z">
                    <w:rPr>
                      <w:rFonts w:ascii="Roboto" w:cs="Roboto" w:eastAsia="Roboto" w:hAnsi="Roboto"/>
                    </w:rPr>
                  </w:rPrChange>
                </w:rPr>
                <w:delText xml:space="preserve">Перевірити перехід до сторінки оформлення замовлення через кнопку «Оформити замовлення».</w:delText>
              </w:r>
            </w:del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commentRangeStart w:id="1"/>
            <w:commentRangeStart w:id="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ins w:author="Эдуард Саратовцев" w:id="2" w:date="2026-01-06T21:20:41Z"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3" w:date="2026-01-06T21:20:41Z">
                    <w:rPr>
                      <w:rFonts w:ascii="Roboto" w:cs="Roboto" w:eastAsia="Roboto" w:hAnsi="Roboto"/>
                    </w:rPr>
                  </w:rPrChange>
                </w:rPr>
                <w:t xml:space="preserve">Перевірити збереження обраних товарів у кошику після оновлення сторінки.</w:t>
              </w:r>
            </w:ins>
            <w:del w:author="Эдуард Саратовцев" w:id="2" w:date="2026-01-06T21:20:41Z"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3" w:date="2026-01-06T21:20:41Z">
                    <w:rPr>
                      <w:rFonts w:ascii="Roboto" w:cs="Roboto" w:eastAsia="Roboto" w:hAnsi="Roboto"/>
                    </w:rPr>
                  </w:rPrChange>
                </w:rPr>
                <w:delText xml:space="preserve">Перевірити збереження вмісту кошика після оновлення сторінки.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Тест-кейси для кошику сайту 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https://mcf.com.ua/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8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1530"/>
        <w:gridCol w:w="2430"/>
        <w:gridCol w:w="2610"/>
        <w:gridCol w:w="795"/>
        <w:tblGridChange w:id="0">
          <w:tblGrid>
            <w:gridCol w:w="630"/>
            <w:gridCol w:w="3690"/>
            <w:gridCol w:w="1530"/>
            <w:gridCol w:w="2430"/>
            <w:gridCol w:w="2610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Назва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Передумова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Кроки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Очікуваний результат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Пріоритет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Додавання товару в 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кошик порожній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Відкрити товар.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Натиснути “В кошик”.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Відкрити кошик.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товар відображається в кошику з кількістю 1, сума відображаться така ж сама як в карті товару.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Перевірка збільшення кількості товару в кошику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Товар додано в кошик, користувач перебуває на сторінці кошика.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Натиснути кнопку «+» біля товару.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Перевірити значення поля кількості.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Перевірити загальну суму.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Кількість змінилася на "2". Загальна сума перерахувалася відповідно до ціни одиниці товару.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ins w:author="Эдуард Саратовцев" w:id="4" w:date="2026-01-06T21:32:03Z"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5" w:date="2026-01-06T21:32:03Z">
                    <w:rPr>
                      <w:rFonts w:ascii="Roboto" w:cs="Roboto" w:eastAsia="Roboto" w:hAnsi="Roboto"/>
                      <w:b w:val="1"/>
                      <w:bCs w:val="1"/>
                    </w:rPr>
                  </w:rPrChange>
                </w:rPr>
                <w:t xml:space="preserve">Перевірка переходу до сторінки оформлення замовлення</w:t>
              </w:r>
            </w:ins>
            <w:del w:author="Эдуард Саратовцев" w:id="4" w:date="2026-01-06T21:32:03Z">
              <w:commentRangeStart w:id="3"/>
              <w:commentRangeStart w:id="4"/>
              <w:r w:rsidDel="00000000" w:rsidR="00000000" w:rsidRPr="00000000">
                <w:rPr>
                  <w:rFonts w:ascii="Roboto" w:cs="Roboto" w:eastAsia="Roboto" w:hAnsi="Roboto"/>
                  <w:rtl w:val="0"/>
                  <w:rPrChange w:author="Эдуард Саратовцев" w:id="5" w:date="2026-01-06T21:32:03Z">
                    <w:rPr>
                      <w:rFonts w:ascii="Roboto" w:cs="Roboto" w:eastAsia="Roboto" w:hAnsi="Roboto"/>
                    </w:rPr>
                  </w:rPrChange>
                </w:rPr>
                <w:delText xml:space="preserve">Перевірка кнопки «Оформити замовлення»</w:delText>
              </w:r>
            </w:del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Товар додано в кошик. Користувач на сторінці кошика.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Натиснути на кнопку «Оформити замовлення»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Відкривається сторінка Оформлення замовлення з формою для введення даних покупця.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2">
      <w:pPr>
        <w:shd w:fill="f4fb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commentRangeStart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Beet Sprout — детальніше заглибся в практику.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Виконай завдання попереднього рівня. </w:t>
      </w:r>
    </w:p>
    <w:p w:rsidR="00000000" w:rsidDel="00000000" w:rsidP="00000000" w:rsidRDefault="00000000" w:rsidRPr="00000000" w14:paraId="00000045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За допомогою Developer Tools визнач кодування символів, використаних на таких вебсторінках: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Для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кодування - utf-8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Для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кодування - iso-8859-1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155cc"/>
        </w:rPr>
      </w:pPr>
      <w:r w:rsidDel="00000000" w:rsidR="00000000" w:rsidRPr="00000000">
        <w:rPr>
          <w:rtl w:val="0"/>
        </w:rPr>
        <w:t xml:space="preserve">Для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кодування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windows-1252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Для 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кодування - iso-8859-1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3" w:date="2026-01-06T10:24:3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що тестується? Кнопка чи перехід?</w:t>
      </w:r>
    </w:p>
  </w:comment>
  <w:comment w:author="Эдуард Саратовцев" w:id="4" w:date="2026-01-06T21:33:04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Дякую за зауваження. У цьому кейсі тестується саме функціональний перехід до наступного етапу воронки продажів. Змінив назву на "Перевірка переходу до сторінки оформлення замовлення"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2026-01-07 14:08 PM</w:t>
      </w:r>
    </w:p>
  </w:comment>
  <w:comment w:id="5" w:date="2026-01-06T10:24:38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2026-01-06 10:24 AM</w:t>
      </w:r>
    </w:p>
  </w:comment>
  <w:comment w:author="Yevgenia German" w:id="1" w:date="2026-01-06T10:23:5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ласка, що саме очікуєш перевірити цим?</w:t>
      </w:r>
    </w:p>
  </w:comment>
  <w:comment w:author="Эдуард Саратовцев" w:id="2" w:date="2026-01-06T21:22:38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Цим пунктом я хочу перевірити збереження стану системи. Я очікую, що дані про обрані товари не зникнуть із кошика, якщо користувач випадково перезавантажить сторінку.</w:t>
      </w:r>
    </w:p>
  </w:comment>
  <w:comment w:author="Yevgenia German" w:id="0" w:date="2026-01-06T10:23:36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завершена функція, тому на рівні чек ліста не має сенсу.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cf.com.ua/" TargetMode="External"/><Relationship Id="rId10" Type="http://schemas.openxmlformats.org/officeDocument/2006/relationships/hyperlink" Target="https://mcf.com.ua/" TargetMode="External"/><Relationship Id="rId13" Type="http://schemas.openxmlformats.org/officeDocument/2006/relationships/hyperlink" Target="https://microseniors76.com/" TargetMode="External"/><Relationship Id="rId12" Type="http://schemas.openxmlformats.org/officeDocument/2006/relationships/hyperlink" Target="https://beetroot.academy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erioussem39.atlassian.net/jira/software/c/projects/SES/boards/36/backlog?atlOrigin=eyJpIjoiNjk5MjdmZDA5MThkNDRkMTljZTk5Yzk1MmViNTU2ZDEiLCJwIjoiaiJ9" TargetMode="External"/><Relationship Id="rId15" Type="http://schemas.openxmlformats.org/officeDocument/2006/relationships/hyperlink" Target="https://www.fidelity.com/" TargetMode="External"/><Relationship Id="rId14" Type="http://schemas.openxmlformats.org/officeDocument/2006/relationships/hyperlink" Target="https://www.tennis-warehouse.com/" TargetMode="External"/><Relationship Id="rId17" Type="http://schemas.openxmlformats.org/officeDocument/2006/relationships/hyperlink" Target="https://microseniors76.com/" TargetMode="External"/><Relationship Id="rId16" Type="http://schemas.openxmlformats.org/officeDocument/2006/relationships/hyperlink" Target="https://beetroot.academy/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fidelity.com/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tennis-warehouse.com/" TargetMode="External"/><Relationship Id="rId7" Type="http://schemas.openxmlformats.org/officeDocument/2006/relationships/hyperlink" Target="https://mcf.com.ua/" TargetMode="External"/><Relationship Id="rId8" Type="http://schemas.openxmlformats.org/officeDocument/2006/relationships/hyperlink" Target="https://petslike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