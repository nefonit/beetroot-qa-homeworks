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0fff6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noBeet Seed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— відпрацюй навички на базовому рівні.</w:t>
      </w:r>
    </w:p>
    <w:p w:rsidR="00000000" w:rsidDel="00000000" w:rsidP="00000000" w:rsidRDefault="00000000" w:rsidRPr="00000000" w14:paraId="00000002">
      <w:pPr>
        <w:shd w:fill="f0fff6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1. Склади порівняльну таблицю функціонального, нефункціонального і пов’язаного зі змінами видів тестування. </w:t>
        <w:br w:type="textWrapping"/>
        <w:t xml:space="preserve">Порівняння має містити такі блоки: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hd w:fill="f0fff6" w:val="clear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що перевіряється;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hd w:fill="f0fff6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коли застосовується;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hd w:fill="f0fff6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обмеження;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hd w:fill="f0fff6" w:val="clear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особливості</w:t>
      </w:r>
    </w:p>
    <w:p w:rsidR="00000000" w:rsidDel="00000000" w:rsidP="00000000" w:rsidRDefault="00000000" w:rsidRPr="00000000" w14:paraId="00000007">
      <w:pPr>
        <w:shd w:fill="f0fff6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2. Поясни, в чому різниця між регресією та ретестингом (5 речень).</w:t>
      </w:r>
    </w:p>
    <w:p w:rsidR="00000000" w:rsidDel="00000000" w:rsidP="00000000" w:rsidRDefault="00000000" w:rsidRPr="00000000" w14:paraId="00000008">
      <w:pPr>
        <w:shd w:fill="f0fff6" w:val="clear"/>
        <w:spacing w:after="240" w:before="240" w:lineRule="auto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Відповіді до завдань запиши в Google Doc докумуент. Додай посилання на нього в LMS.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100.0" w:type="dxa"/>
        <w:jc w:val="left"/>
        <w:tblInd w:w="-10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65"/>
        <w:gridCol w:w="1800"/>
        <w:gridCol w:w="1905"/>
        <w:gridCol w:w="1695"/>
        <w:gridCol w:w="2835"/>
        <w:tblGridChange w:id="0">
          <w:tblGrid>
            <w:gridCol w:w="2865"/>
            <w:gridCol w:w="1800"/>
            <w:gridCol w:w="1905"/>
            <w:gridCol w:w="1695"/>
            <w:gridCol w:w="283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Назва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Що перевіряється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Коли застосовується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Обмеження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Особливості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Функціональне тестування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commentRangeStart w:id="0"/>
            <w:commentRangeStart w:id="1"/>
            <w:commentRangeStart w:id="2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Зовнішню поведінку системи</w:t>
            </w:r>
            <w:commentRangeEnd w:id="0"/>
            <w:r w:rsidDel="00000000" w:rsidR="00000000" w:rsidRPr="00000000">
              <w:commentReference w:id="0"/>
            </w:r>
            <w:commentRangeEnd w:id="1"/>
            <w:r w:rsidDel="00000000" w:rsidR="00000000" w:rsidRPr="00000000">
              <w:commentReference w:id="1"/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 всіх рівнях тестквання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ins w:author="Эдуард Саратовцев" w:id="0" w:date="2025-12-05T08:26:10Z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rtl w:val="0"/>
                  <w:rPrChange w:author="Эдуард Саратовцев" w:id="1" w:date="2025-12-05T08:26:10Z"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rPrChange>
                </w:rPr>
                <w:t xml:space="preserve">не перевіряє нефункціональні характеристики, не аналізує внутрішню реалізацію коду, сильно залежить від якості функціональних вимог.</w:t>
              </w:r>
            </w:ins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commentRangeStart w:id="3"/>
            <w:commentRangeStart w:id="4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 може оцінити якість </w:t>
            </w:r>
            <w:commentRangeEnd w:id="3"/>
            <w:r w:rsidDel="00000000" w:rsidR="00000000" w:rsidRPr="00000000">
              <w:commentReference w:id="3"/>
            </w: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Базується на функціональних вимогах і перевіряє, що система повинна робити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Не функціональне тестування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Як працює система тобто її якісні характеристики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del w:author="Эдуард Саратовцев" w:id="2" w:date="2025-12-06T10:22:09Z"/>
                <w:rFonts w:ascii="Times New Roman" w:cs="Times New Roman" w:eastAsia="Times New Roman" w:hAnsi="Times New Roman"/>
                <w:sz w:val="24"/>
                <w:szCs w:val="24"/>
                <w:rPrChange w:author="Эдуард Саратовцев" w:id="3" w:date="2025-12-06T10:22:09Z"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rPrChange>
              </w:rPr>
            </w:pPr>
            <w:ins w:author="Эдуард Саратовцев" w:id="2" w:date="2025-12-06T10:22:09Z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rtl w:val="0"/>
                </w:rPr>
                <w:t xml:space="preserve">М</w:t>
              </w:r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rtl w:val="0"/>
                  <w:rPrChange w:author="Эдуард Саратовцев" w:id="3" w:date="2025-12-06T10:22:09Z"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rPrChange>
                </w:rPr>
                <w:t xml:space="preserve">оже виконуватися на всіх рівнях тестування; частину нефункціональних аспектів починають перевіряти вже під час рев’ю нефункціональних вимог, а більшість динамічних нефункціональних тестів виконують на рівні системи / приймального тестування.</w:t>
              </w:r>
            </w:ins>
            <w:del w:author="Эдуард Саратовцев" w:id="2" w:date="2025-12-06T10:22:09Z">
              <w:commentRangeStart w:id="5"/>
              <w:commentRangeStart w:id="6"/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rtl w:val="0"/>
                  <w:rPrChange w:author="Эдуард Саратовцев" w:id="3" w:date="2025-12-06T10:22:09Z"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rPrChange>
                </w:rPr>
                <w:delText xml:space="preserve">Протягом усього життєвого циклу розробки п</w:delText>
              </w:r>
            </w:del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del w:author="Эдуард Саратовцев" w:id="2" w:date="2025-12-06T10:22:09Z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rtl w:val="0"/>
                  <w:rPrChange w:author="Эдуард Саратовцев" w:id="3" w:date="2025-12-06T10:22:09Z"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rPrChange>
                </w:rPr>
                <w:delText xml:space="preserve">(Ранні та пізні етапи)</w:delText>
              </w:r>
            </w:del>
            <w:commentRangeEnd w:id="5"/>
            <w:r w:rsidDel="00000000" w:rsidR="00000000" w:rsidRPr="00000000">
              <w:commentReference w:id="5"/>
            </w:r>
            <w:commentRangeEnd w:id="6"/>
            <w:r w:rsidDel="00000000" w:rsidR="00000000" w:rsidRPr="00000000">
              <w:commentReference w:id="6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 перевіряє саму функцію, а лише її роботу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Часто автоматизують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використання спеціалізованих інструментів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Пов’язане зі змінами тестування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ns w:author="Эдуард Саратовцев" w:id="4" w:date="2025-12-06T10:29:35Z"/>
                <w:rFonts w:ascii="Times New Roman" w:cs="Times New Roman" w:eastAsia="Times New Roman" w:hAnsi="Times New Roman"/>
                <w:sz w:val="24"/>
                <w:szCs w:val="24"/>
                <w:rPrChange w:author="Эдуард Саратовцев" w:id="5" w:date="2025-12-06T10:29:35Z"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rPrChange>
              </w:rPr>
            </w:pPr>
            <w:ins w:author="Эдуард Саратовцев" w:id="4" w:date="2025-12-06T10:29:35Z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rtl w:val="0"/>
                  <w:rPrChange w:author="Эдуард Саратовцев" w:id="5" w:date="2025-12-06T10:29:35Z"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rPrChange>
                </w:rPr>
                <w:t xml:space="preserve">Коректність внесених змін і відсутність побічних ефектів у вже перевіреному функціоналі.</w:t>
              </w:r>
            </w:ins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del w:author="Эдуард Саратовцев" w:id="4" w:date="2025-12-06T10:29:35Z"/>
                <w:rFonts w:ascii="Times New Roman" w:cs="Times New Roman" w:eastAsia="Times New Roman" w:hAnsi="Times New Roman"/>
                <w:sz w:val="24"/>
                <w:szCs w:val="24"/>
                <w:rPrChange w:author="Эдуард Саратовцев" w:id="5" w:date="2025-12-06T10:29:35Z"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rPrChange>
              </w:rPr>
            </w:pPr>
            <w:del w:author="Эдуард Саратовцев" w:id="4" w:date="2025-12-06T10:29:35Z">
              <w:commentRangeStart w:id="7"/>
              <w:commentRangeStart w:id="8"/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rtl w:val="0"/>
                  <w:rPrChange w:author="Эдуард Саратовцев" w:id="5" w:date="2025-12-06T10:29:35Z"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rPrChange>
                </w:rPr>
                <w:delText xml:space="preserve">Виправленні баги та дефекти.</w:delText>
              </w:r>
              <w:commentRangeEnd w:id="7"/>
              <w:r w:rsidDel="00000000" w:rsidR="00000000" w:rsidRPr="00000000">
                <w:commentReference w:id="7"/>
              </w:r>
              <w:commentRangeEnd w:id="8"/>
              <w:r w:rsidDel="00000000" w:rsidR="00000000" w:rsidRPr="00000000">
                <w:commentReference w:id="8"/>
              </w:r>
              <w:r w:rsidDel="00000000" w:rsidR="00000000" w:rsidRPr="00000000">
                <w:rPr>
                  <w:rtl w:val="0"/>
                </w:rPr>
              </w:r>
            </w:del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del w:author="Эдуард Саратовцев" w:id="4" w:date="2025-12-06T10:29:35Z"/>
                <w:rFonts w:ascii="Times New Roman" w:cs="Times New Roman" w:eastAsia="Times New Roman" w:hAnsi="Times New Roman"/>
                <w:sz w:val="24"/>
                <w:szCs w:val="24"/>
                <w:rPrChange w:author="Эдуард Саратовцев" w:id="5" w:date="2025-12-06T10:29:35Z"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rPrChange>
              </w:rPr>
            </w:pPr>
            <w:del w:author="Эдуард Саратовцев" w:id="4" w:date="2025-12-06T10:29:35Z">
              <w:r w:rsidDel="00000000" w:rsidR="00000000" w:rsidRPr="00000000">
                <w:rPr>
                  <w:rtl w:val="0"/>
                </w:rPr>
              </w:r>
            </w:del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del w:author="Эдуард Саратовцев" w:id="4" w:date="2025-12-06T10:29:35Z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rtl w:val="0"/>
                  <w:rPrChange w:author="Эдуард Саратовцев" w:id="5" w:date="2025-12-06T10:29:35Z"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rPrChange>
                </w:rPr>
                <w:delText xml:space="preserve">Відсутність нових дефектів</w:delText>
              </w:r>
            </w:del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 внесенні будь-яких змін у код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ins w:author="Yevgenia German" w:id="6" w:date="2025-12-04T22:39:21Z">
              <w:commentRangeStart w:id="9"/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rtl w:val="0"/>
                </w:rPr>
                <w:t xml:space="preserve"> </w:t>
              </w:r>
            </w:ins>
            <w:commentRangeEnd w:id="9"/>
            <w:r w:rsidDel="00000000" w:rsidR="00000000" w:rsidRPr="00000000">
              <w:commentReference w:id="9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ins w:author="Эдуард Саратовцев" w:id="7" w:date="2025-12-06T10:36:37Z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rtl w:val="0"/>
                  <w:rPrChange w:author="Эдуард Саратовцев" w:id="8" w:date="2025-12-06T10:36:37Z"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rPrChange>
                </w:rPr>
                <w:t xml:space="preserve">Містить два основних підтипи - ретестінг і регресійне тестування, перевіряє коректність змін і можливі побічні ефекти.</w:t>
              </w:r>
            </w:ins>
            <w:del w:author="Эдуард Саратовцев" w:id="7" w:date="2025-12-06T10:36:37Z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rtl w:val="0"/>
                  <w:rPrChange w:author="Эдуард Саратовцев" w:id="8" w:date="2025-12-06T10:36:37Z"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rPrChange>
                </w:rPr>
                <w:delText xml:space="preserve">Є комбінацією </w:delText>
              </w:r>
              <w:commentRangeStart w:id="10"/>
              <w:commentRangeStart w:id="11"/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rtl w:val="0"/>
                  <w:rPrChange w:author="Эдуард Саратовцев" w:id="8" w:date="2025-12-06T10:36:37Z"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rPrChange>
                </w:rPr>
                <w:delText xml:space="preserve">ретестінгу та регресійного </w:delText>
              </w:r>
              <w:commentRangeEnd w:id="10"/>
              <w:r w:rsidDel="00000000" w:rsidR="00000000" w:rsidRPr="00000000">
                <w:commentReference w:id="10"/>
              </w:r>
              <w:commentRangeEnd w:id="11"/>
              <w:r w:rsidDel="00000000" w:rsidR="00000000" w:rsidRPr="00000000">
                <w:commentReference w:id="11"/>
              </w:r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rtl w:val="0"/>
                  <w:rPrChange w:author="Эдуард Саратовцев" w:id="8" w:date="2025-12-06T10:36:37Z"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rPrChange>
                </w:rPr>
                <w:delText xml:space="preserve">тестування. Гарантує стабільність продукту.</w:delText>
              </w:r>
            </w:del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commentRangeStart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Ретестування - перевірка, чи виправлений конкретний баг. Під час тестування тестувальник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повторно перевіряє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конкретний тестовий випадок, щоб підтвердити, що виявлений раніше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дефект був успішно виправлений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commentRangeEnd w:id="12"/>
      <w:r w:rsidDel="00000000" w:rsidR="00000000" w:rsidRPr="00000000">
        <w:commentReference w:id="1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Регресійне - перевірка, чи після змін (виправлень або оновлень) інші частини системи не зламалися. </w:t>
      </w:r>
      <w:ins w:author="Эдуард Саратовцев" w:id="9" w:date="2025-12-06T10:43:05Z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  <w:rPrChange w:author="Эдуард Саратовцев" w:id="10" w:date="2025-12-06T10:43:05Z">
              <w:rPr>
                <w:rFonts w:ascii="Times New Roman" w:cs="Times New Roman" w:eastAsia="Times New Roman" w:hAnsi="Times New Roman"/>
                <w:sz w:val="24"/>
                <w:szCs w:val="24"/>
              </w:rPr>
            </w:rPrChange>
          </w:rPr>
          <w:t xml:space="preserve">Тобто після внесення змін (у тому числі виправлення багів) не з’явилися нові дефекти в уже працюючому функціоналі.</w:t>
        </w:r>
      </w:ins>
      <w:del w:author="Эдуард Саратовцев" w:id="9" w:date="2025-12-06T10:43:05Z">
        <w:commentRangeStart w:id="13"/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  <w:rPrChange w:author="Эдуард Саратовцев" w:id="10" w:date="2025-12-06T10:43:05Z">
              <w:rPr>
                <w:rFonts w:ascii="Times New Roman" w:cs="Times New Roman" w:eastAsia="Times New Roman" w:hAnsi="Times New Roman"/>
                <w:sz w:val="24"/>
                <w:szCs w:val="24"/>
              </w:rPr>
            </w:rPrChange>
          </w:rPr>
          <w:delText xml:space="preserve">Тобто після виправлення багів не породили вони нові баги</w:delText>
        </w:r>
      </w:del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commentRangeEnd w:id="13"/>
      <w:r w:rsidDel="00000000" w:rsidR="00000000" w:rsidRPr="00000000">
        <w:commentReference w:id="1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0fff6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Beet Sprout — детальніше заглибся в практику. </w:t>
      </w:r>
    </w:p>
    <w:p w:rsidR="00000000" w:rsidDel="00000000" w:rsidP="00000000" w:rsidRDefault="00000000" w:rsidRPr="00000000" w14:paraId="00000029">
      <w:pPr>
        <w:shd w:fill="f0fff6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1. Виконай завдання попереднього рівня.</w:t>
      </w:r>
    </w:p>
    <w:p w:rsidR="00000000" w:rsidDel="00000000" w:rsidP="00000000" w:rsidRDefault="00000000" w:rsidRPr="00000000" w14:paraId="0000002A">
      <w:pPr>
        <w:shd w:fill="f0fff6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2. Як ти вважаєш, чи можливе для продукту проведення тільки функціонального тестування, без перевірки нефункціональних вимог?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0fff6" w:val="clear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Якщо так – в яких випадках?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0fff6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Якщо ні – чому?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0fff6" w:val="clear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Обґрунтуй свою відповідь.</w:t>
      </w:r>
    </w:p>
    <w:p w:rsidR="00000000" w:rsidDel="00000000" w:rsidP="00000000" w:rsidRDefault="00000000" w:rsidRPr="00000000" w14:paraId="0000002E">
      <w:pPr>
        <w:shd w:fill="f0fff6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3. Як ти розумієш необхідність проведення smoke (димового) тестування? Чи завжди воно є доречним?</w:t>
      </w:r>
    </w:p>
    <w:p w:rsidR="00000000" w:rsidDel="00000000" w:rsidP="00000000" w:rsidRDefault="00000000" w:rsidRPr="00000000" w14:paraId="0000002F">
      <w:pPr>
        <w:shd w:fill="f0fff6" w:val="clear"/>
        <w:spacing w:after="240" w:before="240" w:lineRule="auto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Відповіді запиши в той самий файл Google Docs.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Я вважаю, що для малих та  великих програмних продуктів повинно бути проведене функціональне і не функціональне тестування. Такого не може бути, що випущений продукт, він просто виконую свою функцію і все, </w:t>
      </w:r>
      <w:ins w:author="Эдуард Саратовцев" w:id="11" w:date="2025-12-06T10:46:21Z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  <w:rPrChange w:author="Эдуард Саратовцев" w:id="12" w:date="2025-12-06T10:46:21Z">
              <w:rPr>
                <w:rFonts w:ascii="Times New Roman" w:cs="Times New Roman" w:eastAsia="Times New Roman" w:hAnsi="Times New Roman"/>
                <w:sz w:val="24"/>
                <w:szCs w:val="24"/>
              </w:rPr>
            </w:rPrChange>
          </w:rPr>
          <w:t xml:space="preserve">але без перевірки інших аспектів якості (швидкодії, зручності, безпеки тощо). Адже і функціональне, і нефункціональне тестування оцінюють якість продукту, але з різних сторін.</w:t>
        </w:r>
      </w:ins>
      <w:del w:author="Эдуард Саратовцев" w:id="11" w:date="2025-12-06T10:46:21Z">
        <w:commentRangeStart w:id="14"/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  <w:rPrChange w:author="Эдуард Саратовцев" w:id="12" w:date="2025-12-06T10:46:21Z">
              <w:rPr>
                <w:rFonts w:ascii="Times New Roman" w:cs="Times New Roman" w:eastAsia="Times New Roman" w:hAnsi="Times New Roman"/>
                <w:sz w:val="24"/>
                <w:szCs w:val="24"/>
              </w:rPr>
            </w:rPrChange>
          </w:rPr>
          <w:delText xml:space="preserve">але без перевірки якості продукту.</w:delText>
        </w:r>
      </w:del>
      <w:commentRangeEnd w:id="14"/>
      <w:r w:rsidDel="00000000" w:rsidR="00000000" w:rsidRPr="00000000">
        <w:commentReference w:id="1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ins w:author="Эдуард Саратовцев" w:id="13" w:date="2025-12-06T10:53:21Z"/>
          <w:rFonts w:ascii="Times New Roman" w:cs="Times New Roman" w:eastAsia="Times New Roman" w:hAnsi="Times New Roman"/>
          <w:sz w:val="24"/>
          <w:szCs w:val="24"/>
        </w:rPr>
      </w:pPr>
      <w:commentRangeStart w:id="1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Димове тестування є першим етапом контролю якості.</w:t>
      </w:r>
      <w:commentRangeEnd w:id="15"/>
      <w:r w:rsidDel="00000000" w:rsidR="00000000" w:rsidRPr="00000000">
        <w:commentReference w:id="15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ins w:author="Эдуард Саратовцев" w:id="13" w:date="2025-12-06T10:53:21Z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Це короткий набір базових перевірок, які виконують після збирання нової версії, щоб переконатися, що продукт взагалі запускається і основні функції працюють.</w:t>
        </w:r>
      </w:ins>
    </w:p>
    <w:p w:rsidR="00000000" w:rsidDel="00000000" w:rsidP="00000000" w:rsidRDefault="00000000" w:rsidRPr="00000000" w14:paraId="00000034">
      <w:pPr>
        <w:rPr>
          <w:ins w:author="Эдуард Саратовцев" w:id="13" w:date="2025-12-06T10:53:21Z"/>
          <w:rFonts w:ascii="Times New Roman" w:cs="Times New Roman" w:eastAsia="Times New Roman" w:hAnsi="Times New Roman"/>
          <w:sz w:val="24"/>
          <w:szCs w:val="24"/>
        </w:rPr>
      </w:pPr>
      <w:ins w:author="Эдуард Саратовцев" w:id="13" w:date="2025-12-06T10:53:21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розумію необхідність проведення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димового тестування як важливий, швидкий фільтр якості,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застосовується на самому початку циклу тестування.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0fff6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Mighty Beet — різнобічно опануй тематику уроку.</w:t>
      </w:r>
    </w:p>
    <w:tbl>
      <w:tblPr>
        <w:tblStyle w:val="Table2"/>
        <w:tblW w:w="9025.511811023624" w:type="dxa"/>
        <w:jc w:val="left"/>
        <w:tblBorders>
          <w:top w:color="f0fff6" w:space="0" w:sz="12" w:val="single"/>
          <w:left w:color="f0fff6" w:space="0" w:sz="12" w:val="single"/>
          <w:bottom w:color="f0fff6" w:space="0" w:sz="12" w:val="single"/>
          <w:right w:color="f0fff6" w:space="0" w:sz="12" w:val="single"/>
          <w:insideH w:color="f0fff6" w:space="0" w:sz="12" w:val="single"/>
          <w:insideV w:color="f0fff6" w:space="0" w:sz="12" w:val="single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5265" w:hRule="atLeast"/>
          <w:tblHeader w:val="0"/>
        </w:trPr>
        <w:tc>
          <w:tcPr>
            <w:tcBorders>
              <w:top w:color="1d1d1d" w:space="0" w:sz="12" w:val="single"/>
              <w:left w:color="1d1d1d" w:space="0" w:sz="12" w:val="single"/>
              <w:bottom w:color="1d1d1d" w:space="0" w:sz="12" w:val="single"/>
              <w:right w:color="1d1d1d" w:space="0" w:sz="12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90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1. Виконай завдання двох попередніх рівнів.</w:t>
            </w:r>
          </w:p>
          <w:p w:rsidR="00000000" w:rsidDel="00000000" w:rsidP="00000000" w:rsidRDefault="00000000" w:rsidRPr="00000000" w14:paraId="0000004A">
            <w:pPr>
              <w:spacing w:after="90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2. Ти – засновник/ця стартапу і плануєш випустити на ринок мобільний застосунок для обміну світлинами котиків для iOS та Android пристроїв.</w:t>
            </w:r>
          </w:p>
          <w:p w:rsidR="00000000" w:rsidDel="00000000" w:rsidP="00000000" w:rsidRDefault="00000000" w:rsidRPr="00000000" w14:paraId="0000004B">
            <w:pPr>
              <w:spacing w:after="90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Користувачі можуть завантажувати фотографії котиків. Але не можуть завантажувати фотографії інших тварин/людей/об’єктів. Користувачі можуть додавати друзів, ставити “вподобайки”, залишати коментарі.</w:t>
              <w:br w:type="textWrapping"/>
              <w:br w:type="textWrapping"/>
              <w:t xml:space="preserve">Завдння: Напиши 5 функціональних тест-кейсів, які перевіряли б роботу застосунку.</w:t>
            </w:r>
          </w:p>
          <w:p w:rsidR="00000000" w:rsidDel="00000000" w:rsidP="00000000" w:rsidRDefault="00000000" w:rsidRPr="00000000" w14:paraId="0000004C">
            <w:pPr>
              <w:spacing w:after="90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3. Напиши, які нефункціональні вимоги ти хотів/ла б  застосувати для продукту твого стартапу. </w:t>
              <w:br w:type="textWrapping"/>
              <w:t xml:space="preserve">Опиши перевірки, які б їх перевіряли (3-5 прикладів).</w:t>
            </w:r>
          </w:p>
          <w:p w:rsidR="00000000" w:rsidDel="00000000" w:rsidP="00000000" w:rsidRDefault="00000000" w:rsidRPr="00000000" w14:paraId="0000004D">
            <w:pPr>
              <w:spacing w:after="900" w:before="240" w:lineRule="auto"/>
              <w:rPr>
                <w:rFonts w:ascii="Roboto" w:cs="Roboto" w:eastAsia="Roboto" w:hAnsi="Roboto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24"/>
                <w:szCs w:val="24"/>
                <w:rtl w:val="0"/>
              </w:rPr>
              <w:t xml:space="preserve">Відповіді запиши в той самий файл Google Docs.</w:t>
            </w:r>
          </w:p>
        </w:tc>
      </w:tr>
    </w:tbl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-1155" w:tblpY="0"/>
        <w:tblW w:w="11400.0" w:type="dxa"/>
        <w:jc w:val="left"/>
        <w:tblInd w:w="-11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1965"/>
        <w:gridCol w:w="2505"/>
        <w:gridCol w:w="2790"/>
        <w:gridCol w:w="2385"/>
        <w:gridCol w:w="1035"/>
        <w:tblGridChange w:id="0">
          <w:tblGrid>
            <w:gridCol w:w="720"/>
            <w:gridCol w:w="1965"/>
            <w:gridCol w:w="2505"/>
            <w:gridCol w:w="2790"/>
            <w:gridCol w:w="2385"/>
            <w:gridCol w:w="103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Назва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Передумова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Кроки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Очікуваний результат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Пріоритет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TC1</w:t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Реєстрація нового користувача</w:t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Користувач ще не має акаунта.</w:t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Відкрити застосунок.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Натиснути «Зареєструватися».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Заповнити всі обов’язкові поля валідними даними  email, пароль.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Натиснути кнопку підтвердження реєстрації</w:t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Створюється новий акаунт, користувач автоматично авторизується та потрапляє на головний екран застосунку.</w:t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TC2</w:t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Завантаження фото котика</w:t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Користувач авторизований.</w:t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Натиснути «Завантажити фото».</w:t>
              <w:br w:type="textWrapping"/>
              <w:t xml:space="preserve">2. Обрати у галереї фотографію кота.</w:t>
              <w:br w:type="textWrapping"/>
              <w:t xml:space="preserve">3. Додати опис до фото.</w:t>
              <w:br w:type="textWrapping"/>
              <w:t xml:space="preserve">4. Натиснути кнопку «Опублікувати».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Фото успішно завантажується, з’являється у стрічці  користувача.</w:t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TC3</w:t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Заборона завантаження не-котячого фото</w:t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Користувач авторизований.</w:t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Натиснути «Завантажити фото».</w:t>
              <w:br w:type="textWrapping"/>
              <w:t xml:space="preserve">2. Обрати у галереї фото собаки, людини.</w:t>
              <w:br w:type="textWrapping"/>
              <w:t xml:space="preserve">3. Натиснути кнопку «Опублікувати».</w:t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З’являється повідомлення, що дозволені тільки фотографії котиків; фото не публікується в стрічці.</w:t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TC4</w:t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Додавання користувача в друзі</w:t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1.Користувач авторизований;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у системі є інший користувач.</w:t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Відкрити пошук або список користувачів.</w:t>
              <w:br w:type="textWrapping"/>
              <w:t xml:space="preserve">2. Знайти іншого користувача.</w:t>
              <w:br w:type="textWrapping"/>
              <w:t xml:space="preserve">3. Натиснути кнопку «Додати в друзі» на його профілі.</w:t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Відправляється запит у друзі.</w:t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TC5</w:t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Лайк і коментар до фото</w:t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1.Користувач авторизований;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у стрічці є фото іншого користувача.</w:t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Відкрити стрічку з фото.</w:t>
              <w:br w:type="textWrapping"/>
              <w:t xml:space="preserve">2. Натиснути іконку «вподобайка» під фото.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Натиснути поле «коментар», ввести текст і відправити коментар.</w:t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Нефункціональні вимоги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Вимога 1: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Середній час завантаження першого екрану стрічки фото при стабільному Wi-Fi / 4G не перевищує 3 секунд.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Перевірка: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Виміряти час завантаження стрічки на кількох реальних пристроях iOS та Android при доброму інтернеті.</w:t>
        <w:br w:type="textWrapping"/>
        <w:t xml:space="preserve">Повторити тест кілька разів, переконатися, що середній час менше 3 секунд.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Вимога 2: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Під час безперервної 60-хвилинної сесії активного користування застосунком (перегляд стрічки, завантаження фото, лайки, коментарі) застосунок не повинен аварійно завершувати роботу.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Перевірка: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Протягом 1 години активно користуватися застосунком, виконуючи всі ключові дії. Зафіксувати, чи були креші.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Вимога 3: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Кожна з основних дій (реєстрація, завантаження фото котика, поставлення вподобайки, додавання в друзі) має виконуватися не більше ніж за 4 кліки від головного екрана.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Перевірка: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Пройти як новий користувач усі ключові сценарії.</w:t>
        <w:br w:type="textWrapping"/>
        <w:t xml:space="preserve">Порахувати кількість кроків для кожного сценарію та оцінити, чи інтерфейс зрозумілий без додаткових інструкцій.</w:t>
      </w:r>
    </w:p>
    <w:p w:rsidR="00000000" w:rsidDel="00000000" w:rsidP="00000000" w:rsidRDefault="00000000" w:rsidRPr="00000000" w14:paraId="0000008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Вимога 4: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Сервер повинен відхиляти файли, фактичний формат яких не є підтримуваним зображенням (JPG, PNG, GIF), незалежно від розширення імені файлу.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Перевірка: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Перейменувати нешкідливий, але заборонений файл на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.jpg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або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.png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8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Спробувати завантажити цей файл через застосунок.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Переконатися, що сервер відхиляє завантаження, видаючи помилку, яка вказує на недійсний формат файлу, оскільки його вміст не відповідає очікуваному заголовку зображення.</w:t>
      </w:r>
    </w:p>
    <w:p w:rsidR="00000000" w:rsidDel="00000000" w:rsidP="00000000" w:rsidRDefault="00000000" w:rsidRPr="00000000" w14:paraId="0000008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Вимога 5: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Функції завантаження фото котика, лайків, коментарів і додавання друзів мають бути доступні як на iOS, так і на Android та виконуватися за однаковою логікою дій.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Перевірка: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Виконати однакові сценарії на iOS та Android: зареєструватися, завантажити фото, поставити лайк, додати друга, написати коментар.</w:t>
        <w:br w:type="textWrapping"/>
        <w:t xml:space="preserve">Переконатися, що користувач може зробити ті самі дії на обох платформах, різниця лише у візуальних елементах UI.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Yevgenia German" w:id="0" w:date="2025-12-04T22:37:09Z"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Чому тільки зовнішню? Поясни, будь ласка.</w:t>
      </w:r>
    </w:p>
  </w:comment>
  <w:comment w:author="Эдуард Саратовцев" w:id="1" w:date="2025-12-05T07:50:17Z"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 мав на увазі, що у функціональному тестуванні ми дивимось на систему ззовні: перевіряємо, що саме вона робить згідно з функціональними вимогами — які результати повертає, які дії виконує, як змінює дані. Тому я й написав, що функціональне тестування перевіряє зовнішню поведінку системи</w:t>
      </w:r>
    </w:p>
  </w:comment>
  <w:comment w:author="Yevgenia German" w:id="2" w:date="2025-12-06T12:30:22Z"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Ми можемо перевіряти і роботу бази даних, і апі, це все ще буде функціональним тестування.</w:t>
      </w:r>
    </w:p>
  </w:comment>
  <w:comment w:author="Yevgenia German" w:id="9" w:date="2025-12-04T22:39:29Z"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 тут чому протутив?</w:t>
      </w:r>
    </w:p>
  </w:comment>
  <w:comment w:author="Yevgenia German" w:id="7" w:date="2025-12-04T22:38:48Z"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Тільки баги?</w:t>
      </w:r>
    </w:p>
  </w:comment>
  <w:comment w:author="Эдуард Саратовцев" w:id="8" w:date="2025-12-06T10:26:11Z"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 переформулював: Коректність внесених змін і відсутність побічних ефектів у вже перевіреному функціоналі.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Откликов: 1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Yevgenia German – 👍 | 2025-12-06 12:30 PM</w:t>
      </w:r>
    </w:p>
  </w:comment>
  <w:comment w:author="Yevgenia German" w:id="10" w:date="2025-12-04T22:39:04Z"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Тільки ці два види?</w:t>
      </w:r>
    </w:p>
  </w:comment>
  <w:comment w:author="Эдуард Саратовцев" w:id="11" w:date="2025-12-06T10:34:20Z"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 мав на увазі, що пов’язане зі змінами тестування за ISTQB переважно складається з двох підтипів: ретестінгу та регресійного тестування, які разом перевіряють коректність змін і можливі побічні ефекти, допомагаючи підтримувати стабільність продукту.</w:t>
      </w:r>
    </w:p>
  </w:comment>
  <w:comment w:author="Yevgenia German" w:id="15" w:date="2025-12-04T22:41:01Z"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Додай пояснення своїми словами. Я бачу тут відповідь тільки на другу частину питання.</w:t>
      </w:r>
    </w:p>
  </w:comment>
  <w:comment w:author="Yevgenia German" w:id="14" w:date="2025-12-04T22:41:44Z"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Дуже хибна ідея, що тільки нефункціональне тестування перевіряє якість. Тому це пояснення варто допрацювати згідно питань завдання і цього коментаря.</w:t>
      </w:r>
    </w:p>
  </w:comment>
  <w:comment w:author="Yevgenia German" w:id="5" w:date="2025-12-04T22:38:29Z"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 етапі аналізу вимог можна виконати нефункціональне тестування? Чи до написання коду?</w:t>
      </w:r>
    </w:p>
  </w:comment>
  <w:comment w:author="Эдуард Саратовцев" w:id="6" w:date="2025-12-05T11:22:46Z"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Так можна вже на етапі аналізу вимог проводити  рев'ю (статичне) нефункціональних вимог і тому спираючись на ISTQB також можна сказати, що друга частина нефункціонального тестування проводиться коли реалізована вже система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Откликов: 1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Yevgenia German – 👍 | 2025-12-06 12:30 PM</w:t>
      </w:r>
    </w:p>
  </w:comment>
  <w:comment w:id="12" w:date="2025-12-04T22:39:47Z"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Откликов: 1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Yevgenia German – 👍 | 2025-12-04 22:39 PM</w:t>
      </w:r>
    </w:p>
  </w:comment>
  <w:comment w:author="Yevgenia German" w:id="3" w:date="2025-12-04T22:37:45Z"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Якщо не може оцінити якість, то можемо його не виконувати? 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Це абсолютно невірне твердження. Кожен вид тестуваання оцінює свій аспект якості.</w:t>
      </w:r>
    </w:p>
  </w:comment>
  <w:comment w:author="Эдуард Саратовцев" w:id="4" w:date="2025-12-05T08:16:16Z"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Згоден, заступив. Виправляюсь.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перевіряє нефункціональні характеристики, не аналізує внутрішню реалізацію коду, сильно залежить від якості функціональних вимог.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Откликов: 1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Yevgenia German – 👍 | 2025-12-06 12:30 PM</w:t>
      </w:r>
    </w:p>
  </w:comment>
  <w:comment w:author="Yevgenia German" w:id="13" w:date="2025-12-04T22:40:14Z"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Регресія не зав'язана тільки на виправлення багів, тому саме це уточнення не дуже вдале.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cPr>
      <w:shd w:fill="f0fff6" w:val="clear"/>
    </w:tc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