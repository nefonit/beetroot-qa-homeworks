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Обов’язкове завдання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усіх клієнтів та всі їхні замовлення.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https://drive.google.com/file/d/1d9NRRU-La8JPniZSoCv1IX_l1bYLq3ho/view?usp=sharing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всі замовлення зі статусом completed, відсортувавши їх за total_amount у порядку спадання.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https://drive.google.com/file/d/11uKNYmjPaz25jjDSBhZ6QsH4KP93OolH/view?usp=sharing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середню суму замовлень та кількість замовлень для кожного клієнта.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ins w:author="Эдуард Саратовцев" w:id="0" w:date="2026-02-01T19:52:58Z">
        <w:r w:rsidDel="00000000" w:rsidR="00000000" w:rsidRPr="00000000">
          <w:fldChar w:fldCharType="begin"/>
        </w:r>
        <w:r w:rsidDel="00000000" w:rsidR="00000000" w:rsidRPr="00000000">
          <w:instrText xml:space="preserve">HYPERLINK "https://drive.google.com/file/d/1FQZFOC8hupHm9bDcFePfz_jEuGLaA3eB/view?usp=sharing"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https://drive.google.com/file/d/1FQZFOC8hupHm9bDcFePfz_jEuGLaA3eB/view?usp=sharing</w:t>
        </w:r>
        <w:r w:rsidDel="00000000" w:rsidR="00000000" w:rsidRPr="00000000">
          <w:fldChar w:fldCharType="end"/>
        </w:r>
      </w:ins>
      <w:del w:author="Эдуард Саратовцев" w:id="0" w:date="2026-02-01T19:52:58Z">
        <w:commentRangeStart w:id="0"/>
        <w:commentRangeStart w:id="1"/>
        <w:r w:rsidDel="00000000" w:rsidR="00000000" w:rsidRPr="00000000">
          <w:fldChar w:fldCharType="begin"/>
        </w:r>
        <w:r w:rsidDel="00000000" w:rsidR="00000000" w:rsidRPr="00000000">
          <w:delInstrText xml:space="preserve">HYPERLINK "https://drive.google.com/file/d/1FIwHTO8PFMhF3xgCsgBinVAXIS-0B_OT/view?usp=sharing"</w:del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  <w:rPrChange w:author="Эдуард Саратовцев" w:id="1" w:date="2026-02-01T19:52:58Z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6"/>
                <w:szCs w:val="26"/>
                <w:u w:val="single"/>
              </w:rPr>
            </w:rPrChange>
          </w:rPr>
          <w:delText xml:space="preserve">https://drive.google.com/file/d/1FIwHTO8PFMhF3xgCsgBinVAXIS-0B_OT/view?usp=sharing</w:delText>
        </w:r>
        <w:r w:rsidDel="00000000" w:rsidR="00000000" w:rsidRPr="00000000">
          <w:fldChar w:fldCharType="end"/>
        </w:r>
      </w:del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клієнтів, які мають замовлення на суму більше 300.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ins w:author="Эдуард Саратовцев" w:id="2" w:date="2026-02-01T19:55:15Z">
        <w:r w:rsidDel="00000000" w:rsidR="00000000" w:rsidRPr="00000000">
          <w:fldChar w:fldCharType="begin"/>
        </w:r>
        <w:r w:rsidDel="00000000" w:rsidR="00000000" w:rsidRPr="00000000">
          <w:instrText xml:space="preserve">HYPERLINK "https://drive.google.com/file/d/14xVdRlRbOhPVvdXZf9X2DQ4SURbO5bbT/view?usp=sharing"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https://drive.google.com/file/d/14xVdRlRbOhPVvdXZf9X2DQ4SURbO5bbT/view?usp=sharing</w:t>
        </w:r>
        <w:r w:rsidDel="00000000" w:rsidR="00000000" w:rsidRPr="00000000">
          <w:fldChar w:fldCharType="end"/>
        </w:r>
      </w:ins>
      <w:del w:author="Эдуард Саратовцев" w:id="2" w:date="2026-02-01T19:55:15Z">
        <w:commentRangeStart w:id="2"/>
        <w:commentRangeStart w:id="3"/>
        <w:r w:rsidDel="00000000" w:rsidR="00000000" w:rsidRPr="00000000">
          <w:fldChar w:fldCharType="begin"/>
        </w:r>
        <w:r w:rsidDel="00000000" w:rsidR="00000000" w:rsidRPr="00000000">
          <w:delInstrText xml:space="preserve">HYPERLINK "https://drive.google.com/file/d/1MPQPOPZbtbDHnb01MWq54LAg1d6upOH7/view?usp=sharing"</w:del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  <w:rPrChange w:author="Эдуард Саратовцев" w:id="3" w:date="2026-02-01T19:55:15Z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6"/>
                <w:szCs w:val="26"/>
                <w:u w:val="single"/>
              </w:rPr>
            </w:rPrChange>
          </w:rPr>
          <w:delText xml:space="preserve">https://drive.google.com/file/d/1MPQPOPZbtbDHnb01MWq54LAg1d6upOH7/view?usp=sharing</w:delText>
        </w:r>
        <w:r w:rsidDel="00000000" w:rsidR="00000000" w:rsidRPr="00000000">
          <w:fldChar w:fldCharType="end"/>
        </w:r>
      </w:del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усіх клієнтів, у яких ім’я або прізвище містить літери "an".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https://drive.google.com/file/d/14HpWOQr4H3v7AXMdVtL7-JRCToqkajkG/view?usp=sharing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усі замовлення, де статус починається на літеру "c" (completed або cancelled).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https://drive.google.com/file/d/1m7M9WoLX9orIwVSutwjznKUtY2ENqTsA/view?usp=sharing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Показати список всіх клієнтів, які зареєстровані після певної дати та активні.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https://drive.google.com/file/d/1vObr5DHMNx9fvYUerkCfzSapM9HicRCP/view?usp=sharing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Додаткове завдання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кількість замовлень за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кожним статусом.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https://drive.google.com/file/d/1i2WQVVikqAFPaamOBr-pnr1P660yStZC/view?usp=sharing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клієнтів, у яких загальна сума всіх замовлень перевищує 500.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https://drive.google.com/file/d/11WAUqYskhrrYFz8p3Cfees2YSlwtSF6e/view?usp=sharing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середню, мінімальну та максимальну суму замовлень для клієнтів з певного міста.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ins w:author="Эдуард Саратовцев" w:id="4" w:date="2026-02-01T19:47:55Z">
        <w:r w:rsidDel="00000000" w:rsidR="00000000" w:rsidRPr="00000000">
          <w:fldChar w:fldCharType="begin"/>
        </w:r>
        <w:r w:rsidDel="00000000" w:rsidR="00000000" w:rsidRPr="00000000">
          <w:instrText xml:space="preserve">HYPERLINK "https://drive.google.com/file/d/153gP10Yru2ld7I0LbXlptNPoxhkmrsJa/view?usp=sharing"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  <w:rPrChange w:author="Эдуард Саратовцев" w:id="5" w:date="2026-02-01T19:47:55Z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6"/>
                <w:szCs w:val="26"/>
                <w:u w:val="single"/>
              </w:rPr>
            </w:rPrChange>
          </w:rPr>
          <w:t xml:space="preserve">https://drive.google.com/file/d/153gP10Yru2ld7I0LbXlptNPoxhkmrsJa/view?usp=sharing</w:t>
        </w:r>
        <w:r w:rsidDel="00000000" w:rsidR="00000000" w:rsidRPr="00000000">
          <w:fldChar w:fldCharType="end"/>
        </w:r>
      </w:ins>
      <w:del w:author="Эдуард Саратовцев" w:id="4" w:date="2026-02-01T19:47:55Z">
        <w:commentRangeStart w:id="4"/>
        <w:commentRangeStart w:id="5"/>
        <w:r w:rsidDel="00000000" w:rsidR="00000000" w:rsidRPr="00000000">
          <w:fldChar w:fldCharType="begin"/>
        </w:r>
        <w:r w:rsidDel="00000000" w:rsidR="00000000" w:rsidRPr="00000000">
          <w:delInstrText xml:space="preserve">HYPERLINK "https://drive.google.com/file/d/1dQgtXWG-zh64wTLgs3hedKU21kcY19MR/view?usp=sharing"</w:del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  <w:rPrChange w:author="Эдуард Саратовцев" w:id="5" w:date="2026-02-01T19:47:55Z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6"/>
                <w:szCs w:val="26"/>
                <w:u w:val="single"/>
              </w:rPr>
            </w:rPrChange>
          </w:rPr>
          <w:delText xml:space="preserve">https://drive.google.com/file/d/1dQgtXWG-zh64wTLgs3hedKU21kcY19MR/view?usp=sharing</w:delText>
        </w:r>
        <w:r w:rsidDel="00000000" w:rsidR="00000000" w:rsidRPr="00000000">
          <w:fldChar w:fldCharType="end"/>
        </w:r>
      </w:del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Виведіть усі замовлення, де payment_method - 'credit_card' та сума більша за середню по всіх замовленнях.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Скріншоти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https://drive.google.com/file/d/1OgCDqk3MDUfK9wvP5xIAhjB8qDchGcM8/view?usp=sharing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2" w:date="2026-02-01T12:25:12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об'єднання таблиць не має сенсу, бо поля потрібні тільки з однієї таблиці.</w:t>
      </w:r>
    </w:p>
  </w:comment>
  <w:comment w:author="Эдуард Саратовцев" w:id="3" w:date="2026-02-01T19:55:50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Зрозумів, виправив</w:t>
      </w:r>
    </w:p>
  </w:comment>
  <w:comment w:author="Yevgenia German" w:id="4" w:date="2026-02-01T12:26:26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можна зробити це для всіх міст невеликою зміною запиту. Але не критично.</w:t>
      </w:r>
    </w:p>
  </w:comment>
  <w:comment w:author="Эдуард Саратовцев" w:id="5" w:date="2026-02-01T16:26:20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завдані сказано для певного міста, тобто правильно я розумію "певного" - це одного? Завдання зробленого по аналогії завданням про певну дату. Але якщо треба для всіх міст зараз виправлю</w:t>
      </w:r>
    </w:p>
  </w:comment>
  <w:comment w:author="Yevgenia German" w:id="0" w:date="2026-02-01T12:24:34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варто додати ім'я замовника, бо ід - це по факту технічне поле, яке потребуватиме доуточнення.</w:t>
      </w:r>
    </w:p>
  </w:comment>
  <w:comment w:author="Эдуард Саратовцев" w:id="1" w:date="2026-02-01T19:52:23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Зрозумів, виправив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vObr5DHMNx9fvYUerkCfzSapM9HicRCP/view?usp=sharing" TargetMode="External"/><Relationship Id="rId10" Type="http://schemas.openxmlformats.org/officeDocument/2006/relationships/hyperlink" Target="https://drive.google.com/file/d/1m7M9WoLX9orIwVSutwjznKUtY2ENqTsA/view?usp=sharing" TargetMode="External"/><Relationship Id="rId13" Type="http://schemas.openxmlformats.org/officeDocument/2006/relationships/hyperlink" Target="https://drive.google.com/file/d/11WAUqYskhrrYFz8p3Cfees2YSlwtSF6e/view?usp=sharing" TargetMode="External"/><Relationship Id="rId12" Type="http://schemas.openxmlformats.org/officeDocument/2006/relationships/hyperlink" Target="https://drive.google.com/file/d/1i2WQVVikqAFPaamOBr-pnr1P660yStZC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file/d/14HpWOQr4H3v7AXMdVtL7-JRCToqkajkG/view?usp=sharing" TargetMode="External"/><Relationship Id="rId14" Type="http://schemas.openxmlformats.org/officeDocument/2006/relationships/hyperlink" Target="https://drive.google.com/file/d/1OgCDqk3MDUfK9wvP5xIAhjB8qDchGcM8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d9NRRU-La8JPniZSoCv1IX_l1bYLq3ho/view?usp=sharing" TargetMode="External"/><Relationship Id="rId8" Type="http://schemas.openxmlformats.org/officeDocument/2006/relationships/hyperlink" Target="https://drive.google.com/file/d/11uKNYmjPaz25jjDSBhZ6QsH4KP93Ool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