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xx7dkcdhdu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4fb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Домашнє завдання: </w:t>
      </w:r>
    </w:p>
    <w:p w:rsidR="00000000" w:rsidDel="00000000" w:rsidP="00000000" w:rsidRDefault="00000000" w:rsidRPr="00000000" w14:paraId="00000003">
      <w:pPr>
        <w:shd w:fill="f4fb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Обрати техніку тест дизайну та скласти список пеервірок для наступних завдань. Результат виконання має бути - описана обрана техніка, наприклад, створена таблиця прийняття рішень чи діаграма переходів, аргументація вибору у 2-3 реченнях і перелічені перевірки, які визначили в результаті.</w:t>
      </w:r>
    </w:p>
    <w:p w:rsidR="00000000" w:rsidDel="00000000" w:rsidP="00000000" w:rsidRDefault="00000000" w:rsidRPr="00000000" w14:paraId="00000004">
      <w:pPr>
        <w:shd w:fill="f4fb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 порушення швидкості на понад 20 км/год водій отримує штраф у 340 грн, понад 50 км/год - 510 грн. Якщо сплатити штраф протягом 10 днів з моменту його складання, то можна сплатити штаф зі знижкою у 50%. Якщо штраф не оплачений протягом півроку, може бути розпочате виконавче провадження. </w:t>
      </w:r>
    </w:p>
    <w:p w:rsidR="00000000" w:rsidDel="00000000" w:rsidP="00000000" w:rsidRDefault="00000000" w:rsidRPr="00000000" w14:paraId="00000005">
      <w:pPr>
        <w:shd w:fill="f4fb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При наявності лабораторного тесту на Covid тимчасовий сертифікат надається на 3 доби.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4fb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пройденій вакцинації двома дозами надається зелений сертифікат на 9 місяців: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однієї дози генерується жовтий сертифікат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завершенні часу дії сертифікату він зникає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4fb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проведенні бустерної вакцини у не пізніше, ніж за 9 місяців після останньої з двох доз, термін сертифікату продовжується на 9 місяців від дня постановки бустерної вакцини.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4fb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Контекст завдання:</w:t>
      </w:r>
    </w:p>
    <w:p w:rsidR="00000000" w:rsidDel="00000000" w:rsidP="00000000" w:rsidRDefault="00000000" w:rsidRPr="00000000" w14:paraId="0000000C">
      <w:pPr>
        <w:shd w:fill="f4fb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порушення швидкості на понад 20 км/год водій отримує штраф у 340 грн, понад 50 км/год - 510 грн. Якщо сплатити штраф протягом 10 днів з моменту його складання, то можна сплатити штаф зі знижкою у 50%. Якщо штраф не оплачений протягом півроку, може бути розпочате виконавче провадження.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першого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обери не одну, а декілька</w:t>
      </w: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Класи еквівалентності та граничні значення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Таблиця прийняття рішень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Класи еквівалентності та граничні значення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Граничні значення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 швидкістю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0 - 20 км/год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20, 21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21 - 50 км/год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21, 50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50 км/год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 часом оплати (Дні)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1 - 10 днів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11 - 180 днів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11, 180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180 днів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181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Чому обрав її: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техніки є базовими для роботи з числовими діапазонами (швидкість, кількість днів). Вони дозволяють мінімізувати кількість тестів, перевіряючи лише характерні точки та межі переходів між різними сумами штрафів та термінами оплати.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3"/>
      <w:commentRangeStart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Таблиця прийняття рішень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511811023624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8.693912408289"/>
        <w:gridCol w:w="1285.3029831025558"/>
        <w:gridCol w:w="1285.3029831025558"/>
        <w:gridCol w:w="1299.2736677014966"/>
        <w:gridCol w:w="1299.2736677014966"/>
        <w:gridCol w:w="1271.3322985036148"/>
        <w:gridCol w:w="1271.3322985036148"/>
        <w:tblGridChange w:id="0">
          <w:tblGrid>
            <w:gridCol w:w="2528.693912408289"/>
            <w:gridCol w:w="1285.3029831025558"/>
            <w:gridCol w:w="1285.3029831025558"/>
            <w:gridCol w:w="1299.2736677014966"/>
            <w:gridCol w:w="1299.2736677014966"/>
            <w:gridCol w:w="1271.3322985036148"/>
            <w:gridCol w:w="1271.3322985036148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Умови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1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2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4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5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Перевищення швидкості (км/год)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оплати (дні)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Дії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 грн (340 - 50%)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 грн (510 - 50%)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Штраф 340 грн (100%)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Штраф 510 грн (100%)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Виконавче провадження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Чому обрав її: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найкраща техніка для логічно складних умов, де результат залежить від комбінації вхідних даних. Вона гарантує, що ми не пропустимо жодну комбінацію факторів.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Тест-кейси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відсутності штрафу при перевищенні швидкості рівно на 20 км/год.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TC-02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нарахування штрафу 170 грн при перевищенні швидкісті на 21 км/год та оплаті на 10-й день.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TC-03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нарахування штрафу 170 грн при перевищенні швидкісті на 50 км/год та оплаті на 10-й день.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TC-04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нарахування штрафу 255 грн при перевищенні швидкісті на 51 км/год та оплаті на 10-й день.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TC-05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нарахування штрафу 340 грн при перевищенні швидкісті на 21 км/год та оплаті на 11-й день.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TC-06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нарахування штрафу 510 грн при перевищенні швидкісті на 51 км/год та оплаті на 11-й день.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можливості розпочати виконавче провадження при відсутності оплати на 181-й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Контекст завдання: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наявності лабораторного тесту на Covid тимчасовий сертифікат надається на 3 доби.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пройденій вакцинації двома дозами надається зелений сертифікат на 9 місяців: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однієї дози генерується жовтий сертифікат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завершенні часу дії сертифікату він зникає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проведенні бустерної вакцини у не пізніше, ніж за 9 місяців після останньої з двох доз, термін сертифікату продовжується на 9 місяців від дня постановки бустерної вакцини.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Таблиця прийняття рішень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395"/>
        <w:gridCol w:w="1380"/>
        <w:gridCol w:w="1380"/>
        <w:gridCol w:w="1425"/>
        <w:gridCol w:w="1485"/>
        <w:tblGridChange w:id="0">
          <w:tblGrid>
            <w:gridCol w:w="2400"/>
            <w:gridCol w:w="1395"/>
            <w:gridCol w:w="1380"/>
            <w:gridCol w:w="1380"/>
            <w:gridCol w:w="1425"/>
            <w:gridCol w:w="14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1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2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4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Правило 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Умови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Є дійсний лаб. тест (менше 3 доби)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Є підстава для жовтого (1 доза)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Є дійсний зелений за бустером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Є дійсний зелений за 2 дозами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Дії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Відобразити Тимчасовий сертифікат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Відобразити Жовтий сертифікат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Відобразити Зелений сертифікат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Сертифікат відсутній / зникає 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Чому обрав її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обрав цю техніку, тому що у вимогах є кілька умов і для кожної комбінації потрібно однозначно визначити, який сертифікат має відображатися. Таблиця допомагає системно покрити всі правила та перевірити пріоритет, щоб в один момент часу показувався лише один тип сертифіката.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Діаграма переходів станів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діаграму: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https://drive.google.com/file/d/1ybifKmh-0R7lLf1zRUJEyqnl41eaw7bf/view?usp=sharing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Чому обрав її: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обрав цю техніку тому що сертифікат у системі має чіткі стани і змінюється за подіями. Діаграма наочно показує всі можливі переходи та дозволяє легко сформувати тест-кейси.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5"/>
      <w:commentRangeStart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Тест-кейси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TC-01: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відображення тимчасового сертифіката при наявності дійсного лабораторного тесту.</w:t>
        </w:r>
      </w:ins>
    </w:p>
    <w:p w:rsidR="00000000" w:rsidDel="00000000" w:rsidP="00000000" w:rsidRDefault="00000000" w:rsidRPr="00000000" w14:paraId="000000E6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TC-02: 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Перевірка генерації жовтого сертифіката після отримання однієї дози вакцинації.</w:t>
        </w:r>
      </w:ins>
    </w:p>
    <w:p w:rsidR="00000000" w:rsidDel="00000000" w:rsidP="00000000" w:rsidRDefault="00000000" w:rsidRPr="00000000" w14:paraId="000000E7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TC-03: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генерації зеленого сертифіката після отримання двох доз вакцинації.</w:t>
        </w:r>
      </w:ins>
    </w:p>
    <w:p w:rsidR="00000000" w:rsidDel="00000000" w:rsidP="00000000" w:rsidRDefault="00000000" w:rsidRPr="00000000" w14:paraId="000000E8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TC-04: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подовження зеленого сертифіката при вчасному введенні бустерної дози.</w:t>
        </w:r>
      </w:ins>
    </w:p>
    <w:p w:rsidR="00000000" w:rsidDel="00000000" w:rsidP="00000000" w:rsidRDefault="00000000" w:rsidRPr="00000000" w14:paraId="000000E9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TC-05: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відсутності сертифіката при закінченні терміну дії або відсутності даних.</w:t>
        </w:r>
      </w:ins>
    </w:p>
    <w:p w:rsidR="00000000" w:rsidDel="00000000" w:rsidP="00000000" w:rsidRDefault="00000000" w:rsidRPr="00000000" w14:paraId="000000EA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TC-06: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відсутності сертифіката у користувача без вакцинації та без результатів тестів</w:t>
        </w:r>
      </w:ins>
    </w:p>
    <w:p w:rsidR="00000000" w:rsidDel="00000000" w:rsidP="00000000" w:rsidRDefault="00000000" w:rsidRPr="00000000" w14:paraId="000000EB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TC-07: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активного статусу тимчасового сертифіката за 1 хвилину до завершення 72-годинного терміну</w:t>
        </w:r>
      </w:ins>
    </w:p>
    <w:p w:rsidR="00000000" w:rsidDel="00000000" w:rsidP="00000000" w:rsidRDefault="00000000" w:rsidRPr="00000000" w14:paraId="000000EC">
      <w:pPr>
        <w:rPr>
          <w:ins w:author="Эдуард Саратовцев" w:id="0" w:date="2025-12-30T18:12:04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TC-08:</w:t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Перевірка відхилення подовження зеленого сертифіката, якщо бустер введено пізніше ніж через 9 місяців після другої дози </w:t>
        </w:r>
      </w:ins>
    </w:p>
    <w:p w:rsidR="00000000" w:rsidDel="00000000" w:rsidP="00000000" w:rsidRDefault="00000000" w:rsidRPr="00000000" w14:paraId="000000ED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TC-01: Перевірка генерації тимчасового сертифіката при наявності дійсного лабораторного тесту.</w:delText>
        </w:r>
      </w:del>
    </w:p>
    <w:p w:rsidR="00000000" w:rsidDel="00000000" w:rsidP="00000000" w:rsidRDefault="00000000" w:rsidRPr="00000000" w14:paraId="000000EE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EF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TC-02: </w:delText>
        </w:r>
        <w:commentRangeStart w:id="7"/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Перевірка пріоритету тимчасового сертифіката над даними про повну вакцинацію користувача.</w:delText>
        </w:r>
        <w:commentRangeEnd w:id="7"/>
        <w:r w:rsidDel="00000000" w:rsidR="00000000" w:rsidRPr="00000000">
          <w:commentReference w:id="7"/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F0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TC-03: Перевірка генерації жовтого сертифіката при наявності однієї дози вакцинації та відсутності тесту.</w:delText>
        </w:r>
      </w:del>
    </w:p>
    <w:p w:rsidR="00000000" w:rsidDel="00000000" w:rsidP="00000000" w:rsidRDefault="00000000" w:rsidRPr="00000000" w14:paraId="000000F1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TC-04: Перевірка генерації зеленого сертифіката на підставі бустерної дози при відсутності активного тесту.</w:delText>
        </w:r>
      </w:del>
    </w:p>
    <w:p w:rsidR="00000000" w:rsidDel="00000000" w:rsidP="00000000" w:rsidRDefault="00000000" w:rsidRPr="00000000" w14:paraId="000000F2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TC-05: Перевірка генерації зеленого сертифіката на підставі двох доз вакцинації за умови відсутності бустера та тесту.</w:delText>
        </w:r>
      </w:del>
    </w:p>
    <w:p w:rsidR="00000000" w:rsidDel="00000000" w:rsidP="00000000" w:rsidRDefault="00000000" w:rsidRPr="00000000" w14:paraId="000000F3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TC-06: Перевірка відсутності або зникнення сертифіката при невиконанні всіх умов або закінченні термінів дії.</w:delText>
        </w:r>
      </w:del>
    </w:p>
    <w:p w:rsidR="00000000" w:rsidDel="00000000" w:rsidP="00000000" w:rsidRDefault="00000000" w:rsidRPr="00000000" w14:paraId="000000F4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TC-07: Перевірка автоматичного зникнення тимчасового сертифіката рівно через 72 години (3 доби) після тесту.</w:delText>
        </w:r>
      </w:del>
    </w:p>
    <w:p w:rsidR="00000000" w:rsidDel="00000000" w:rsidP="00000000" w:rsidRDefault="00000000" w:rsidRPr="00000000" w14:paraId="000000F5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TC-08: Перевірка подовження терміну дії зеленого сертифіката на 9 місяців з дати введення бустерної дози.</w:delText>
        </w:r>
      </w:del>
    </w:p>
    <w:p w:rsidR="00000000" w:rsidDel="00000000" w:rsidP="00000000" w:rsidRDefault="00000000" w:rsidRPr="00000000" w14:paraId="000000F6">
      <w:pPr>
        <w:rPr>
          <w:del w:author="Эдуард Саратовцев" w:id="0" w:date="2025-12-30T18:12:04Z"/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del w:author="Эдуард Саратовцев" w:id="0" w:date="2025-12-30T18:12:04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TC-09: Перевірка валідності зеленого сертифіката в останній день 9-місячного терміну дії після другої дози.</w:delText>
        </w:r>
      </w:del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del w:author="Эдуард Саратовцев" w:id="0" w:date="2025-12-30T18:12:04Z">
        <w:commentRangeStart w:id="8"/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delText xml:space="preserve">TC-10: Перевірка зміни статусу з зеленого на тимчасовий при додаванні свіжого лабораторного тесту.</w:delText>
        </w:r>
      </w:del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3" w:date="2025-12-26T12:40:30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ти вже комбінуєш техніки, то ідеально одраз в таблиці застосовувати граничні значення. Але тут вибір за тобою.</w:t>
      </w:r>
    </w:p>
  </w:comment>
  <w:comment w:author="Эдуард Саратовцев" w:id="4" w:date="2025-12-30T17:48:55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оптимізував таблицю, інтегрувавши граничні значення безпосередньо в умови. Тепер кожне правило тестує не просто абстрактну ситуацію, а конкретну "межу"</w:t>
      </w:r>
    </w:p>
  </w:comment>
  <w:comment w:author="Yevgenia German" w:id="5" w:date="2025-12-26T12:45:48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Що буде відбуватися, коли немає ні вакцини, ні тесту? 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Як ми гарантуємо, що тимчасовйи сертифікат зникає не зарано? 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Де у нас валідація на вчасну постановку бустера, щоб не злетів зелений сертифікат?</w:t>
      </w:r>
    </w:p>
  </w:comment>
  <w:comment w:author="Эдуард Саратовцев" w:id="6" w:date="2025-12-30T18:14:31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Зробив правки</w:t>
      </w:r>
    </w:p>
  </w:comment>
  <w:comment w:author="Yevgenia German" w:id="8" w:date="2025-12-26T12:46:08Z"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Цього в умові завдання немає.</w:t>
      </w:r>
    </w:p>
  </w:comment>
  <w:comment w:author="Yevgenia German" w:id="0" w:date="2025-12-26T12:38:51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Кількість технік - це не підвищення рівня завдання, це просто можливість використати різні способи, бо не всі техніки є поєднуваними. Старалась це проговорити тобі на запитання на занятті. 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має сенсу застосовувати і таблицю прийняття рішень, і дуаграму переходів. На співбесіді може вважатися помилкою, бо варто ефективно вміти обрати найбліьш вдалі техніки, а не просто чим більше.</w:t>
      </w:r>
    </w:p>
  </w:comment>
  <w:comment w:author="Эдуард Саратовцев" w:id="1" w:date="2025-12-30T18:02:01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Зрозумів, зробив правки до завдання</w:t>
      </w:r>
    </w:p>
  </w:comment>
  <w:comment w:author="Yevgenia German" w:id="7" w:date="2025-12-26T12:43:59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це звідки? Я вказувала, що пріоритет по порядку - тобто тимчасовий - найнижчий, далі жовтий і зелений.</w:t>
      </w:r>
    </w:p>
  </w:comment>
  <w:comment w:author="Yevgenia German" w:id="2" w:date="2025-12-26T12:39:23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визначенню класів і границь все вдало.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ybifKmh-0R7lLf1zRUJEyqnl41eaw7bf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